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6D424A3" w14:textId="77777777" w:rsidR="006B6ED6" w:rsidRDefault="006B6ED6" w:rsidP="006B6ED6">
      <w:pPr>
        <w:pStyle w:val="Header"/>
        <w:jc w:val="center"/>
        <w:rPr>
          <w:rFonts w:ascii="Sylfaen" w:hAnsi="Sylfaen"/>
          <w:b/>
          <w:bCs/>
          <w:color w:val="410C01"/>
          <w:sz w:val="24"/>
          <w:szCs w:val="24"/>
        </w:rPr>
      </w:pPr>
    </w:p>
    <w:p w14:paraId="28956AC2" w14:textId="77777777" w:rsidR="006B6ED6" w:rsidRDefault="006B6ED6" w:rsidP="006B6ED6">
      <w:pPr>
        <w:pStyle w:val="Header"/>
        <w:jc w:val="center"/>
        <w:rPr>
          <w:rFonts w:ascii="Sylfaen" w:hAnsi="Sylfaen"/>
          <w:b/>
          <w:bCs/>
          <w:color w:val="410C01"/>
          <w:sz w:val="24"/>
          <w:szCs w:val="24"/>
        </w:rPr>
      </w:pPr>
    </w:p>
    <w:p w14:paraId="72364A64" w14:textId="77777777" w:rsidR="006B6ED6" w:rsidRDefault="006B6ED6" w:rsidP="006B6ED6">
      <w:pPr>
        <w:pStyle w:val="Header"/>
        <w:jc w:val="center"/>
        <w:rPr>
          <w:rFonts w:ascii="Sylfaen" w:hAnsi="Sylfaen"/>
          <w:b/>
          <w:bCs/>
          <w:color w:val="410C01"/>
          <w:sz w:val="24"/>
          <w:szCs w:val="24"/>
        </w:rPr>
      </w:pPr>
    </w:p>
    <w:p w14:paraId="12DEDA31" w14:textId="77777777" w:rsidR="006B6ED6" w:rsidRDefault="006B6ED6" w:rsidP="006B6ED6">
      <w:pPr>
        <w:pStyle w:val="Header"/>
        <w:jc w:val="center"/>
        <w:rPr>
          <w:rFonts w:ascii="Sylfaen" w:hAnsi="Sylfaen"/>
          <w:b/>
          <w:bCs/>
          <w:color w:val="410C01"/>
          <w:sz w:val="24"/>
          <w:szCs w:val="24"/>
        </w:rPr>
      </w:pPr>
    </w:p>
    <w:p w14:paraId="422F7F5F" w14:textId="27D0DDEF" w:rsidR="006B6ED6" w:rsidRPr="006B6ED6" w:rsidRDefault="006B6ED6" w:rsidP="006B6ED6">
      <w:pPr>
        <w:pStyle w:val="Header"/>
        <w:jc w:val="center"/>
        <w:rPr>
          <w:rFonts w:ascii="Sylfaen" w:hAnsi="Sylfaen"/>
          <w:b/>
          <w:bCs/>
          <w:color w:val="410C01"/>
          <w:sz w:val="24"/>
          <w:szCs w:val="24"/>
        </w:rPr>
      </w:pPr>
      <w:r w:rsidRPr="006B6ED6">
        <w:rPr>
          <w:rFonts w:ascii="Sylfaen" w:hAnsi="Sylfaen"/>
          <w:b/>
          <w:bCs/>
          <w:color w:val="410C01"/>
          <w:sz w:val="24"/>
          <w:szCs w:val="24"/>
        </w:rPr>
        <w:t>Are You Paying Attention?</w:t>
      </w:r>
    </w:p>
    <w:p w14:paraId="33363A07" w14:textId="77777777" w:rsidR="006B6ED6" w:rsidRPr="006B6ED6" w:rsidRDefault="006B6ED6" w:rsidP="006B6ED6">
      <w:pPr>
        <w:pStyle w:val="Header"/>
        <w:jc w:val="center"/>
        <w:rPr>
          <w:rFonts w:ascii="Sylfaen" w:hAnsi="Sylfaen"/>
          <w:b/>
          <w:bCs/>
          <w:color w:val="410C01"/>
          <w:sz w:val="28"/>
          <w:szCs w:val="28"/>
        </w:rPr>
      </w:pPr>
      <w:r w:rsidRPr="006B6ED6">
        <w:rPr>
          <w:rFonts w:ascii="Sylfaen" w:hAnsi="Sylfaen"/>
          <w:b/>
          <w:bCs/>
          <w:color w:val="410C01"/>
          <w:sz w:val="24"/>
          <w:szCs w:val="24"/>
        </w:rPr>
        <w:t>The Cognitive Costs of Speech Perception Adaptation</w:t>
      </w:r>
    </w:p>
    <w:p w14:paraId="05EA106E" w14:textId="77777777" w:rsidR="00031B97" w:rsidRDefault="00031B97" w:rsidP="006B6ED6">
      <w:pPr>
        <w:pStyle w:val="Header"/>
        <w:jc w:val="center"/>
        <w:rPr>
          <w:rFonts w:ascii="Sylfaen" w:hAnsi="Sylfaen"/>
          <w:color w:val="410C01"/>
        </w:rPr>
      </w:pPr>
    </w:p>
    <w:p w14:paraId="425CE234" w14:textId="452D4F14" w:rsidR="006B6ED6" w:rsidRDefault="006B6ED6" w:rsidP="006B6ED6">
      <w:pPr>
        <w:pStyle w:val="Header"/>
        <w:jc w:val="center"/>
        <w:rPr>
          <w:rFonts w:ascii="Sylfaen" w:hAnsi="Sylfaen"/>
          <w:color w:val="410C01"/>
          <w:vertAlign w:val="superscript"/>
        </w:rPr>
      </w:pPr>
      <w:r w:rsidRPr="006B6ED6">
        <w:rPr>
          <w:rFonts w:ascii="Sylfaen" w:hAnsi="Sylfaen"/>
          <w:color w:val="410C01"/>
        </w:rPr>
        <w:t>Rachel Sabatello</w:t>
      </w:r>
      <w:r w:rsidR="00B93ED9">
        <w:rPr>
          <w:rFonts w:ascii="Sylfaen" w:hAnsi="Sylfaen"/>
          <w:color w:val="410C01"/>
        </w:rPr>
        <w:t>*</w:t>
      </w:r>
      <w:r w:rsidR="00031B97" w:rsidRPr="00031B97">
        <w:rPr>
          <w:rFonts w:ascii="Sylfaen" w:hAnsi="Sylfaen"/>
          <w:color w:val="410C01"/>
          <w:vertAlign w:val="superscript"/>
        </w:rPr>
        <w:t>1</w:t>
      </w:r>
      <w:r w:rsidR="0086152E">
        <w:rPr>
          <w:rFonts w:ascii="Sylfaen" w:hAnsi="Sylfaen"/>
          <w:color w:val="410C01"/>
          <w:vertAlign w:val="superscript"/>
        </w:rPr>
        <w:t>,2</w:t>
      </w:r>
      <w:r w:rsidR="00B93ED9">
        <w:rPr>
          <w:rFonts w:ascii="Sylfaen" w:hAnsi="Sylfaen"/>
          <w:color w:val="410C01"/>
          <w:vertAlign w:val="superscript"/>
        </w:rPr>
        <w:t xml:space="preserve"> </w:t>
      </w:r>
      <w:r w:rsidR="00B93ED9">
        <w:rPr>
          <w:rFonts w:ascii="Sylfaen" w:hAnsi="Sylfaen"/>
          <w:color w:val="410C01"/>
        </w:rPr>
        <w:t>&amp; T. Florian Jaeger</w:t>
      </w:r>
      <w:r w:rsidR="00B93ED9" w:rsidRPr="00031B97">
        <w:rPr>
          <w:rFonts w:ascii="Sylfaen" w:hAnsi="Sylfaen"/>
          <w:color w:val="410C01"/>
          <w:vertAlign w:val="superscript"/>
        </w:rPr>
        <w:t>1</w:t>
      </w:r>
      <w:r w:rsidR="00B93ED9">
        <w:rPr>
          <w:rFonts w:ascii="Sylfaen" w:hAnsi="Sylfaen"/>
          <w:color w:val="410C01"/>
          <w:vertAlign w:val="superscript"/>
        </w:rPr>
        <w:t>,</w:t>
      </w:r>
      <w:r w:rsidR="0086152E">
        <w:rPr>
          <w:rFonts w:ascii="Sylfaen" w:hAnsi="Sylfaen"/>
          <w:color w:val="410C01"/>
          <w:vertAlign w:val="superscript"/>
        </w:rPr>
        <w:t>3</w:t>
      </w:r>
    </w:p>
    <w:p w14:paraId="3A412B01" w14:textId="77777777" w:rsidR="00B93ED9" w:rsidRDefault="00B93ED9" w:rsidP="006B6ED6">
      <w:pPr>
        <w:pStyle w:val="Header"/>
        <w:jc w:val="center"/>
        <w:rPr>
          <w:rFonts w:ascii="Sylfaen" w:hAnsi="Sylfaen"/>
          <w:color w:val="410C01"/>
        </w:rPr>
      </w:pPr>
    </w:p>
    <w:p w14:paraId="7A52E869" w14:textId="3B6428BB" w:rsidR="00D86024" w:rsidRDefault="00031B97" w:rsidP="00D86024">
      <w:pPr>
        <w:pStyle w:val="Header"/>
        <w:jc w:val="center"/>
        <w:rPr>
          <w:rFonts w:ascii="Sylfaen" w:hAnsi="Sylfaen"/>
          <w:color w:val="410C01"/>
        </w:rPr>
      </w:pPr>
      <w:r w:rsidRPr="00031B97">
        <w:rPr>
          <w:rFonts w:ascii="Sylfaen" w:hAnsi="Sylfaen"/>
          <w:color w:val="410C01"/>
          <w:vertAlign w:val="superscript"/>
        </w:rPr>
        <w:t>1</w:t>
      </w:r>
      <w:r>
        <w:rPr>
          <w:rFonts w:ascii="Sylfaen" w:hAnsi="Sylfaen"/>
          <w:color w:val="410C01"/>
        </w:rPr>
        <w:t xml:space="preserve">Department of Brain &amp; Cognitive Sciences, </w:t>
      </w:r>
      <w:r w:rsidR="0086152E">
        <w:rPr>
          <w:rFonts w:ascii="Sylfaen" w:hAnsi="Sylfaen"/>
          <w:color w:val="410C01"/>
        </w:rPr>
        <w:t xml:space="preserve">The </w:t>
      </w:r>
      <w:r>
        <w:rPr>
          <w:rFonts w:ascii="Sylfaen" w:hAnsi="Sylfaen"/>
          <w:color w:val="410C01"/>
        </w:rPr>
        <w:t>University of Rochester</w:t>
      </w:r>
    </w:p>
    <w:p w14:paraId="09D56ABC" w14:textId="7599EDA3" w:rsidR="0086152E" w:rsidRDefault="0086152E" w:rsidP="00D86024">
      <w:pPr>
        <w:pStyle w:val="Header"/>
        <w:jc w:val="center"/>
        <w:rPr>
          <w:rFonts w:ascii="Sylfaen" w:hAnsi="Sylfaen"/>
          <w:color w:val="410C01"/>
        </w:rPr>
      </w:pPr>
      <w:r>
        <w:rPr>
          <w:rFonts w:ascii="Sylfaen" w:hAnsi="Sylfaen"/>
          <w:color w:val="410C01"/>
          <w:vertAlign w:val="superscript"/>
        </w:rPr>
        <w:t>2</w:t>
      </w:r>
      <w:r>
        <w:rPr>
          <w:rFonts w:ascii="Sylfaen" w:hAnsi="Sylfaen"/>
          <w:color w:val="410C01"/>
        </w:rPr>
        <w:t>Department of Psychology, The University of Rochester</w:t>
      </w:r>
    </w:p>
    <w:p w14:paraId="417B9F72" w14:textId="141E85CC" w:rsidR="00B93ED9" w:rsidRDefault="0086152E" w:rsidP="00D86024">
      <w:pPr>
        <w:pStyle w:val="Header"/>
        <w:jc w:val="center"/>
        <w:rPr>
          <w:rFonts w:ascii="Sylfaen" w:hAnsi="Sylfaen"/>
          <w:color w:val="410C01"/>
        </w:rPr>
      </w:pPr>
      <w:r>
        <w:rPr>
          <w:rFonts w:ascii="Sylfaen" w:hAnsi="Sylfaen"/>
          <w:color w:val="410C01"/>
          <w:vertAlign w:val="superscript"/>
        </w:rPr>
        <w:t>3</w:t>
      </w:r>
      <w:r w:rsidR="00B93ED9">
        <w:rPr>
          <w:rFonts w:ascii="Sylfaen" w:hAnsi="Sylfaen"/>
          <w:color w:val="410C01"/>
        </w:rPr>
        <w:t xml:space="preserve">Department of Computer Science, </w:t>
      </w:r>
      <w:r>
        <w:rPr>
          <w:rFonts w:ascii="Sylfaen" w:hAnsi="Sylfaen"/>
          <w:color w:val="410C01"/>
        </w:rPr>
        <w:t xml:space="preserve">The </w:t>
      </w:r>
      <w:r w:rsidR="00B93ED9">
        <w:rPr>
          <w:rFonts w:ascii="Sylfaen" w:hAnsi="Sylfaen"/>
          <w:color w:val="410C01"/>
        </w:rPr>
        <w:t>University of Rochester</w:t>
      </w:r>
    </w:p>
    <w:p w14:paraId="7029F6FA" w14:textId="14F4D52D" w:rsidR="00D86024" w:rsidRDefault="00D86024" w:rsidP="00D86024">
      <w:pPr>
        <w:pStyle w:val="Header"/>
        <w:jc w:val="center"/>
        <w:rPr>
          <w:rFonts w:ascii="Sylfaen" w:hAnsi="Sylfaen"/>
          <w:color w:val="410C01"/>
        </w:rPr>
      </w:pPr>
    </w:p>
    <w:p w14:paraId="7F28FE75" w14:textId="77777777" w:rsidR="00D86024" w:rsidRPr="006B6ED6" w:rsidRDefault="00D86024" w:rsidP="00D86024">
      <w:pPr>
        <w:pStyle w:val="Header"/>
        <w:rPr>
          <w:rFonts w:ascii="Sylfaen" w:hAnsi="Sylfaen"/>
          <w:color w:val="410C01"/>
        </w:rPr>
      </w:pPr>
    </w:p>
    <w:p w14:paraId="625181D2" w14:textId="0A653E67" w:rsidR="006B6ED6" w:rsidRDefault="006B6ED6">
      <w:pPr>
        <w:rPr>
          <w:rFonts w:ascii="Sylfaen" w:hAnsi="Sylfaen"/>
          <w:color w:val="410C01"/>
          <w:sz w:val="20"/>
          <w:szCs w:val="20"/>
        </w:rPr>
      </w:pPr>
    </w:p>
    <w:p w14:paraId="29049908" w14:textId="7027DCFF" w:rsidR="006B6ED6" w:rsidRDefault="006B6ED6">
      <w:pPr>
        <w:rPr>
          <w:rFonts w:ascii="Sylfaen" w:hAnsi="Sylfaen"/>
          <w:color w:val="410C01"/>
          <w:sz w:val="20"/>
          <w:szCs w:val="20"/>
        </w:rPr>
      </w:pPr>
      <w:r>
        <w:rPr>
          <w:rFonts w:ascii="Sylfaen" w:hAnsi="Sylfaen"/>
          <w:color w:val="410C01"/>
          <w:sz w:val="20"/>
          <w:szCs w:val="20"/>
        </w:rPr>
        <w:br w:type="page"/>
      </w:r>
    </w:p>
    <w:p w14:paraId="2B50B9A3" w14:textId="4833CDF2" w:rsidR="006B6ED6" w:rsidRDefault="00031B97" w:rsidP="00D352E4">
      <w:pPr>
        <w:pStyle w:val="Style1"/>
      </w:pPr>
      <w:r w:rsidRPr="0098161E">
        <w:lastRenderedPageBreak/>
        <w:t>Abstract</w:t>
      </w:r>
    </w:p>
    <w:p w14:paraId="5ED37CA5" w14:textId="26951401" w:rsidR="00F864CC" w:rsidRDefault="00F864CC" w:rsidP="00F864CC">
      <w:pPr>
        <w:pStyle w:val="Style1"/>
        <w:jc w:val="left"/>
        <w:rPr>
          <w:b w:val="0"/>
          <w:bCs w:val="0"/>
        </w:rPr>
      </w:pPr>
      <w:r w:rsidRPr="00F864CC">
        <w:rPr>
          <w:b w:val="0"/>
          <w:bCs w:val="0"/>
        </w:rPr>
        <w:t xml:space="preserve">Spoken language is one of the most prevalent forms of </w:t>
      </w:r>
      <w:r>
        <w:rPr>
          <w:b w:val="0"/>
          <w:bCs w:val="0"/>
        </w:rPr>
        <w:t xml:space="preserve">daily </w:t>
      </w:r>
      <w:r w:rsidRPr="00F864CC">
        <w:rPr>
          <w:b w:val="0"/>
          <w:bCs w:val="0"/>
        </w:rPr>
        <w:t>communication. Though how we produce speech sounds is highly variable, listeners often understand newly encountered talkers when hearing them speak in a shared language for the very first time. Here we investigate how attention mediates a listener’s ability to perceive a talker’s speech through a novel dual-talker paradigm. If the malleability of a listener’s speech perception is contingent on the allocation of attentional resources, then listeners should learn a talker’s speech patterns if and only if the listener is directing their attention towards that talker’s verbal stream. In the first portion of this experiment, participants were exposed to simultaneous verbal streams produced by two distinct simulated talkers who produced contrasting pronunciation variants. Participants were instructed to direct their attention towards one of these talkers, and report if they heard a word or a nonword in a series of lexical recognition tasks. In the second portion of the experiment, we gauged listeners’ perception of both talkers’ production variants through a set of lexical discrimination tasks. Unexpectedly, we found a lack of significant learning of either talkers’ speech production, suggesting our paradigm inhibited perceptual recalibration towards both talkers. Potential explanations for this result are discussed further.</w:t>
      </w:r>
    </w:p>
    <w:p w14:paraId="75E6AFC4" w14:textId="27B4D170" w:rsidR="000F48F7" w:rsidRPr="000F48F7" w:rsidRDefault="000F48F7" w:rsidP="000F48F7">
      <w:pPr>
        <w:pStyle w:val="Style1"/>
        <w:ind w:firstLine="720"/>
        <w:jc w:val="left"/>
        <w:rPr>
          <w:b w:val="0"/>
          <w:bCs w:val="0"/>
        </w:rPr>
      </w:pPr>
      <w:r>
        <w:rPr>
          <w:b w:val="0"/>
          <w:bCs w:val="0"/>
          <w:i/>
          <w:iCs/>
        </w:rPr>
        <w:t xml:space="preserve">Keywords:  </w:t>
      </w:r>
      <w:r>
        <w:rPr>
          <w:b w:val="0"/>
          <w:bCs w:val="0"/>
        </w:rPr>
        <w:t xml:space="preserve">speech perception, perceptual </w:t>
      </w:r>
      <w:r w:rsidR="009F0E69">
        <w:rPr>
          <w:b w:val="0"/>
          <w:bCs w:val="0"/>
        </w:rPr>
        <w:t>adaptation</w:t>
      </w:r>
      <w:r>
        <w:rPr>
          <w:b w:val="0"/>
          <w:bCs w:val="0"/>
        </w:rPr>
        <w:t>, attention</w:t>
      </w:r>
      <w:r w:rsidR="009F0E69">
        <w:rPr>
          <w:b w:val="0"/>
          <w:bCs w:val="0"/>
        </w:rPr>
        <w:t>al resources, cognitive load</w:t>
      </w:r>
    </w:p>
    <w:p w14:paraId="430D64DB" w14:textId="73E305FD" w:rsidR="00767F0B" w:rsidRDefault="00767F0B">
      <w:pPr>
        <w:rPr>
          <w:rFonts w:ascii="Sylfaen" w:hAnsi="Sylfaen"/>
          <w:color w:val="410C01"/>
          <w:sz w:val="20"/>
          <w:szCs w:val="20"/>
        </w:rPr>
      </w:pPr>
      <w:r>
        <w:rPr>
          <w:b/>
          <w:bCs/>
        </w:rPr>
        <w:br w:type="page"/>
      </w:r>
    </w:p>
    <w:p w14:paraId="4A2DC7A4" w14:textId="77777777" w:rsidR="00D86024" w:rsidRPr="006B6ED6" w:rsidRDefault="00D86024" w:rsidP="00D352E4">
      <w:pPr>
        <w:pStyle w:val="Style10"/>
      </w:pPr>
      <w:r w:rsidRPr="006B6ED6">
        <w:lastRenderedPageBreak/>
        <w:t>Are You Paying Attention?</w:t>
      </w:r>
    </w:p>
    <w:p w14:paraId="5950CD2C" w14:textId="19BDFB3D" w:rsidR="00D86024" w:rsidRDefault="00D86024" w:rsidP="00D352E4">
      <w:pPr>
        <w:pStyle w:val="Style10"/>
      </w:pPr>
      <w:r w:rsidRPr="006B6ED6">
        <w:t>The Cognitive Costs of Speech Perception Adaptation</w:t>
      </w:r>
    </w:p>
    <w:p w14:paraId="642870E0" w14:textId="77777777" w:rsidR="00B8742F" w:rsidRDefault="00B8742F" w:rsidP="00E629AA">
      <w:pPr>
        <w:rPr>
          <w:rFonts w:ascii="Sylfaen" w:hAnsi="Sylfaen"/>
          <w:color w:val="410C01"/>
          <w:sz w:val="20"/>
          <w:szCs w:val="20"/>
        </w:rPr>
      </w:pPr>
    </w:p>
    <w:p w14:paraId="6CBDD275" w14:textId="58C63589" w:rsidR="00E629AA" w:rsidRPr="00E629AA" w:rsidRDefault="00F864CC" w:rsidP="00E629AA">
      <w:pPr>
        <w:rPr>
          <w:rFonts w:ascii="Sylfaen" w:hAnsi="Sylfaen"/>
          <w:color w:val="410C01"/>
          <w:sz w:val="20"/>
          <w:szCs w:val="20"/>
        </w:rPr>
      </w:pPr>
      <w:commentRangeStart w:id="0"/>
      <w:ins w:id="1" w:author="Rachel Sabatello" w:date="2024-11-15T14:26:00Z" w16du:dateUtc="2024-11-15T19:26:00Z">
        <w:r>
          <w:rPr>
            <w:rFonts w:ascii="Sylfaen" w:hAnsi="Sylfaen"/>
            <w:color w:val="410C01"/>
            <w:sz w:val="20"/>
            <w:szCs w:val="20"/>
          </w:rPr>
          <w:t>Language production is inherently variable</w:t>
        </w:r>
      </w:ins>
      <w:ins w:id="2" w:author="Rachel Sabatello" w:date="2024-11-15T14:27:00Z" w16du:dateUtc="2024-11-15T19:27:00Z">
        <w:r>
          <w:rPr>
            <w:rFonts w:ascii="Sylfaen" w:hAnsi="Sylfaen"/>
            <w:color w:val="410C01"/>
            <w:sz w:val="20"/>
            <w:szCs w:val="20"/>
          </w:rPr>
          <w:t xml:space="preserve">. </w:t>
        </w:r>
      </w:ins>
      <w:r w:rsidR="00B8742F">
        <w:rPr>
          <w:rFonts w:ascii="Sylfaen" w:hAnsi="Sylfaen"/>
          <w:color w:val="410C01"/>
          <w:sz w:val="20"/>
          <w:szCs w:val="20"/>
        </w:rPr>
        <w:t>S</w:t>
      </w:r>
      <w:r w:rsidR="00F913B1" w:rsidRPr="00E629AA">
        <w:rPr>
          <w:rFonts w:ascii="Sylfaen" w:hAnsi="Sylfaen"/>
          <w:color w:val="410C01"/>
          <w:sz w:val="20"/>
          <w:szCs w:val="20"/>
        </w:rPr>
        <w:t xml:space="preserve">poken language is highly variable </w:t>
      </w:r>
      <w:r w:rsidR="00F913B1">
        <w:rPr>
          <w:rFonts w:ascii="Sylfaen" w:hAnsi="Sylfaen"/>
          <w:color w:val="410C01"/>
          <w:sz w:val="20"/>
          <w:szCs w:val="20"/>
        </w:rPr>
        <w:t>d</w:t>
      </w:r>
      <w:r w:rsidR="00E629AA" w:rsidRPr="00E629AA">
        <w:rPr>
          <w:rFonts w:ascii="Sylfaen" w:hAnsi="Sylfaen"/>
          <w:color w:val="410C01"/>
          <w:sz w:val="20"/>
          <w:szCs w:val="20"/>
        </w:rPr>
        <w:t xml:space="preserve">espite being </w:t>
      </w:r>
      <w:r w:rsidR="0089356F">
        <w:rPr>
          <w:rFonts w:ascii="Sylfaen" w:hAnsi="Sylfaen"/>
          <w:color w:val="410C01"/>
          <w:sz w:val="20"/>
          <w:szCs w:val="20"/>
        </w:rPr>
        <w:t xml:space="preserve">a prevalent and reliably recognizable </w:t>
      </w:r>
      <w:r w:rsidR="00E629AA" w:rsidRPr="00E629AA">
        <w:rPr>
          <w:rFonts w:ascii="Sylfaen" w:hAnsi="Sylfaen"/>
          <w:color w:val="410C01"/>
          <w:sz w:val="20"/>
          <w:szCs w:val="20"/>
        </w:rPr>
        <w:t>form of human communication in daily life</w:t>
      </w:r>
      <w:r w:rsidR="0089356F">
        <w:rPr>
          <w:rFonts w:ascii="Sylfaen" w:hAnsi="Sylfaen"/>
          <w:color w:val="410C01"/>
          <w:sz w:val="20"/>
          <w:szCs w:val="20"/>
        </w:rPr>
        <w:t>.</w:t>
      </w:r>
      <w:r w:rsidR="00E629AA" w:rsidRPr="00E629AA">
        <w:rPr>
          <w:rFonts w:ascii="Sylfaen" w:hAnsi="Sylfaen"/>
          <w:color w:val="410C01"/>
          <w:sz w:val="20"/>
          <w:szCs w:val="20"/>
        </w:rPr>
        <w:t xml:space="preserve"> Even talkers with similar language backgrounds</w:t>
      </w:r>
      <w:del w:id="3" w:author="Rachel Sabatello" w:date="2024-11-15T14:26:00Z" w16du:dateUtc="2024-11-15T19:26:00Z">
        <w:r w:rsidR="00E629AA" w:rsidRPr="00E629AA" w:rsidDel="00F864CC">
          <w:rPr>
            <w:rFonts w:ascii="Sylfaen" w:hAnsi="Sylfaen"/>
            <w:color w:val="410C01"/>
            <w:sz w:val="20"/>
            <w:szCs w:val="20"/>
          </w:rPr>
          <w:delText xml:space="preserve"> tend to</w:delText>
        </w:r>
      </w:del>
      <w:r w:rsidR="00E629AA" w:rsidRPr="00E629AA">
        <w:rPr>
          <w:rFonts w:ascii="Sylfaen" w:hAnsi="Sylfaen"/>
          <w:color w:val="410C01"/>
          <w:sz w:val="20"/>
          <w:szCs w:val="20"/>
        </w:rPr>
        <w:t xml:space="preserve"> differ in how they produce speech sounds, for example how they may distinguish /s/ (the “S” sound) from /</w:t>
      </w:r>
      <w:r w:rsidR="00E629AA" w:rsidRPr="00E629AA">
        <w:rPr>
          <w:rFonts w:ascii="Times New Roman" w:hAnsi="Times New Roman" w:cs="Times New Roman"/>
          <w:color w:val="410C01"/>
          <w:sz w:val="20"/>
          <w:szCs w:val="20"/>
        </w:rPr>
        <w:t>ʃ</w:t>
      </w:r>
      <w:r w:rsidR="00E629AA" w:rsidRPr="00E629AA">
        <w:rPr>
          <w:rFonts w:ascii="Sylfaen" w:hAnsi="Sylfaen"/>
          <w:color w:val="410C01"/>
          <w:sz w:val="20"/>
          <w:szCs w:val="20"/>
        </w:rPr>
        <w:t xml:space="preserve">/ (the “Sh” </w:t>
      </w:r>
      <w:r w:rsidR="00F85801" w:rsidRPr="00E629AA">
        <w:rPr>
          <w:rFonts w:ascii="Sylfaen" w:hAnsi="Sylfaen"/>
          <w:color w:val="410C01"/>
          <w:sz w:val="20"/>
          <w:szCs w:val="20"/>
        </w:rPr>
        <w:t>sound)</w:t>
      </w:r>
      <w:r w:rsidR="00E629AA" w:rsidRPr="00E629AA">
        <w:rPr>
          <w:rFonts w:ascii="Sylfaen" w:hAnsi="Sylfaen"/>
          <w:color w:val="410C01"/>
          <w:sz w:val="20"/>
          <w:szCs w:val="20"/>
        </w:rPr>
        <w:t>. Still, listeners can often understand newly encountered talkers when hearing them speak for the very first time.</w:t>
      </w:r>
      <w:r w:rsidR="00215D85">
        <w:rPr>
          <w:rFonts w:ascii="Sylfaen" w:hAnsi="Sylfaen"/>
          <w:color w:val="410C01"/>
          <w:sz w:val="20"/>
          <w:szCs w:val="20"/>
        </w:rPr>
        <w:t xml:space="preserve"> How </w:t>
      </w:r>
      <w:r w:rsidR="00FB7BD5">
        <w:rPr>
          <w:rFonts w:ascii="Sylfaen" w:hAnsi="Sylfaen"/>
          <w:color w:val="410C01"/>
          <w:sz w:val="20"/>
          <w:szCs w:val="20"/>
        </w:rPr>
        <w:t>listeners</w:t>
      </w:r>
      <w:del w:id="4" w:author="Rachel Sabatello" w:date="2024-11-15T14:40:00Z" w16du:dateUtc="2024-11-15T19:40:00Z">
        <w:r w:rsidR="00F913B1" w:rsidDel="00FB42AE">
          <w:rPr>
            <w:rFonts w:ascii="Sylfaen" w:hAnsi="Sylfaen"/>
            <w:color w:val="410C01"/>
            <w:sz w:val="20"/>
            <w:szCs w:val="20"/>
          </w:rPr>
          <w:delText xml:space="preserve"> </w:delText>
        </w:r>
        <w:r w:rsidR="00215D85" w:rsidDel="00FB42AE">
          <w:rPr>
            <w:rFonts w:ascii="Sylfaen" w:hAnsi="Sylfaen"/>
            <w:color w:val="410C01"/>
            <w:sz w:val="20"/>
            <w:szCs w:val="20"/>
          </w:rPr>
          <w:delText>are able to</w:delText>
        </w:r>
      </w:del>
      <w:r w:rsidR="00215D85">
        <w:rPr>
          <w:rFonts w:ascii="Sylfaen" w:hAnsi="Sylfaen"/>
          <w:color w:val="410C01"/>
          <w:sz w:val="20"/>
          <w:szCs w:val="20"/>
        </w:rPr>
        <w:t xml:space="preserve"> flexibly categorize speech sounds despite the presence of natural variation is known as</w:t>
      </w:r>
      <w:r w:rsidR="00FB7BD5">
        <w:rPr>
          <w:rFonts w:ascii="Sylfaen" w:hAnsi="Sylfaen"/>
          <w:color w:val="410C01"/>
          <w:sz w:val="20"/>
          <w:szCs w:val="20"/>
        </w:rPr>
        <w:t xml:space="preserve"> </w:t>
      </w:r>
      <w:r w:rsidR="00FB7BD5" w:rsidRPr="00FB7BD5">
        <w:rPr>
          <w:rFonts w:ascii="Sylfaen" w:hAnsi="Sylfaen"/>
          <w:color w:val="FF0000"/>
          <w:sz w:val="20"/>
          <w:szCs w:val="20"/>
        </w:rPr>
        <w:t xml:space="preserve">part of </w:t>
      </w:r>
      <w:r w:rsidR="00215D85" w:rsidRPr="00FB7BD5">
        <w:rPr>
          <w:rFonts w:ascii="Sylfaen" w:hAnsi="Sylfaen"/>
          <w:color w:val="FF0000"/>
          <w:sz w:val="20"/>
          <w:szCs w:val="20"/>
        </w:rPr>
        <w:t xml:space="preserve">the </w:t>
      </w:r>
      <w:r w:rsidR="00215D85" w:rsidRPr="00FB7BD5">
        <w:rPr>
          <w:rFonts w:ascii="Sylfaen" w:hAnsi="Sylfaen"/>
          <w:i/>
          <w:iCs/>
          <w:color w:val="FF0000"/>
          <w:sz w:val="20"/>
          <w:szCs w:val="20"/>
        </w:rPr>
        <w:t>lack of invariance problem</w:t>
      </w:r>
      <w:r w:rsidR="00215D85" w:rsidRPr="00FB7BD5">
        <w:rPr>
          <w:rFonts w:ascii="Sylfaen" w:hAnsi="Sylfaen"/>
          <w:color w:val="FF0000"/>
          <w:sz w:val="20"/>
          <w:szCs w:val="20"/>
        </w:rPr>
        <w:t xml:space="preserve"> (</w:t>
      </w:r>
      <w:r w:rsidR="00FE76D9" w:rsidRPr="00FB7BD5">
        <w:rPr>
          <w:rFonts w:ascii="Sylfaen" w:hAnsi="Sylfaen"/>
          <w:color w:val="FF0000"/>
          <w:sz w:val="20"/>
          <w:szCs w:val="20"/>
        </w:rPr>
        <w:t>Appelbaum, 1996</w:t>
      </w:r>
      <w:r w:rsidR="00215D85" w:rsidRPr="00FB7BD5">
        <w:rPr>
          <w:rFonts w:ascii="Sylfaen" w:hAnsi="Sylfaen"/>
          <w:color w:val="FF0000"/>
          <w:sz w:val="20"/>
          <w:szCs w:val="20"/>
        </w:rPr>
        <w:t>).</w:t>
      </w:r>
      <w:r w:rsidR="00E629AA" w:rsidRPr="00FB7BD5">
        <w:rPr>
          <w:rFonts w:ascii="Sylfaen" w:hAnsi="Sylfaen"/>
          <w:color w:val="FF0000"/>
          <w:sz w:val="20"/>
          <w:szCs w:val="20"/>
        </w:rPr>
        <w:t xml:space="preserve"> </w:t>
      </w:r>
      <w:r w:rsidR="00E629AA" w:rsidRPr="00E629AA">
        <w:rPr>
          <w:rFonts w:ascii="Sylfaen" w:hAnsi="Sylfaen"/>
          <w:color w:val="410C01"/>
          <w:sz w:val="20"/>
          <w:szCs w:val="20"/>
        </w:rPr>
        <w:t xml:space="preserve">Variation in speech presents a unique challenge for cognitive processing that is solved seemingly automatically: Our brains </w:t>
      </w:r>
      <w:r w:rsidR="00FB7BD5">
        <w:rPr>
          <w:rFonts w:ascii="Sylfaen" w:hAnsi="Sylfaen"/>
          <w:color w:val="410C01"/>
          <w:sz w:val="20"/>
          <w:szCs w:val="20"/>
        </w:rPr>
        <w:t xml:space="preserve">seem to </w:t>
      </w:r>
      <w:r w:rsidR="00E629AA" w:rsidRPr="00E629AA">
        <w:rPr>
          <w:rFonts w:ascii="Sylfaen" w:hAnsi="Sylfaen"/>
          <w:color w:val="410C01"/>
          <w:sz w:val="20"/>
          <w:szCs w:val="20"/>
        </w:rPr>
        <w:t>learn how talkers speak, and then apply this information to construct expectations about speech they encounter in the future (Kleinschmidt &amp; Jaeger, 2015). This cognitive process often occurs without the listener even noticing. However, the absence of awareness brings into question potential limitations of this ability</w:t>
      </w:r>
      <w:r w:rsidR="00FB7BD5">
        <w:rPr>
          <w:rFonts w:ascii="Sylfaen" w:hAnsi="Sylfaen"/>
          <w:color w:val="410C01"/>
          <w:sz w:val="20"/>
          <w:szCs w:val="20"/>
        </w:rPr>
        <w:t>. D</w:t>
      </w:r>
      <w:r w:rsidR="00E629AA" w:rsidRPr="00E629AA">
        <w:rPr>
          <w:rFonts w:ascii="Sylfaen" w:hAnsi="Sylfaen"/>
          <w:color w:val="410C01"/>
          <w:sz w:val="20"/>
          <w:szCs w:val="20"/>
        </w:rPr>
        <w:t xml:space="preserve">o listeners passively sponge information from speech in their environment, or must they direct their attention towards a talker to learn how they speak? </w:t>
      </w:r>
      <w:commentRangeEnd w:id="0"/>
      <w:r w:rsidR="00FB42AE">
        <w:rPr>
          <w:rStyle w:val="CommentReference"/>
        </w:rPr>
        <w:commentReference w:id="0"/>
      </w:r>
    </w:p>
    <w:p w14:paraId="6991EAA2" w14:textId="0F2FB9AE" w:rsidR="00E629AA" w:rsidRDefault="00E629AA" w:rsidP="00E629AA">
      <w:pPr>
        <w:rPr>
          <w:rFonts w:ascii="Sylfaen" w:hAnsi="Sylfaen"/>
          <w:color w:val="410C01"/>
          <w:sz w:val="20"/>
          <w:szCs w:val="20"/>
        </w:rPr>
      </w:pPr>
      <w:commentRangeStart w:id="5"/>
      <w:r w:rsidRPr="00E629AA">
        <w:rPr>
          <w:rFonts w:ascii="Sylfaen" w:hAnsi="Sylfaen"/>
          <w:color w:val="410C01"/>
          <w:sz w:val="20"/>
          <w:szCs w:val="20"/>
        </w:rPr>
        <w:t>A large body of research suggests that perceptual learning does not require conscious effort, nor is it inhibited by environmental distractions (Zhang &amp; Samuel, 2014) or exposure to multiple talkers (Cummings &amp; Theodore, 2022). However, earlier research has also found that listeners may use the context of speech when adapting, for instance the effects of stereotypes on initial expectations and labeling in phoneme mapping (Zhang &amp; Samuel, 2014). There is even evidence that listeners consider causality when learning how talkers speak</w:t>
      </w:r>
      <w:r w:rsidR="00E72F70">
        <w:rPr>
          <w:rFonts w:ascii="Sylfaen" w:hAnsi="Sylfaen"/>
          <w:color w:val="410C01"/>
          <w:sz w:val="20"/>
          <w:szCs w:val="20"/>
        </w:rPr>
        <w:t>, for example</w:t>
      </w:r>
      <w:r w:rsidRPr="00E629AA">
        <w:rPr>
          <w:rFonts w:ascii="Sylfaen" w:hAnsi="Sylfaen"/>
          <w:color w:val="410C01"/>
          <w:sz w:val="20"/>
          <w:szCs w:val="20"/>
        </w:rPr>
        <w:t xml:space="preserve"> accommodating a talker chewing on a pen while talking (Kraljic &amp; Samuel, 2011). These latter findings could suggest that listeners store information based on a perceived utility. Therefore, in our experiment when there is competition for auditory processing resources, we expect that processing of “useful” information— information framed as being more relevant to the participant’s task—will take precedence. </w:t>
      </w:r>
      <w:commentRangeEnd w:id="5"/>
      <w:r w:rsidR="00FB7BD5">
        <w:rPr>
          <w:rStyle w:val="CommentReference"/>
        </w:rPr>
        <w:commentReference w:id="5"/>
      </w:r>
    </w:p>
    <w:p w14:paraId="66C50CFF" w14:textId="30908115" w:rsidR="00FB7BD5" w:rsidRPr="00E629AA" w:rsidRDefault="00FB7BD5" w:rsidP="00E629AA">
      <w:pPr>
        <w:rPr>
          <w:rFonts w:ascii="Sylfaen" w:hAnsi="Sylfaen"/>
          <w:color w:val="410C01"/>
          <w:sz w:val="20"/>
          <w:szCs w:val="20"/>
        </w:rPr>
      </w:pPr>
      <w:commentRangeStart w:id="6"/>
      <w:r>
        <w:rPr>
          <w:rFonts w:ascii="Sylfaen" w:hAnsi="Sylfaen"/>
          <w:color w:val="410C01"/>
          <w:sz w:val="20"/>
          <w:szCs w:val="20"/>
        </w:rPr>
        <w:t>*</w:t>
      </w:r>
      <w:commentRangeEnd w:id="6"/>
      <w:r w:rsidR="00C620C5">
        <w:rPr>
          <w:rStyle w:val="CommentReference"/>
        </w:rPr>
        <w:commentReference w:id="6"/>
      </w:r>
    </w:p>
    <w:p w14:paraId="6C68355B" w14:textId="4D91D1F3" w:rsidR="004578E8" w:rsidRDefault="00E629AA" w:rsidP="00E629AA">
      <w:pPr>
        <w:rPr>
          <w:rFonts w:ascii="Sylfaen" w:hAnsi="Sylfaen"/>
          <w:color w:val="410C01"/>
          <w:sz w:val="20"/>
          <w:szCs w:val="20"/>
        </w:rPr>
      </w:pPr>
      <w:r w:rsidRPr="00E629AA">
        <w:rPr>
          <w:rFonts w:ascii="Sylfaen" w:hAnsi="Sylfaen"/>
          <w:color w:val="410C01"/>
          <w:sz w:val="20"/>
          <w:szCs w:val="20"/>
        </w:rPr>
        <w:t>This theory is echoed in the findings of</w:t>
      </w:r>
      <w:r w:rsidR="00FB7BD5">
        <w:rPr>
          <w:rFonts w:ascii="Sylfaen" w:hAnsi="Sylfaen"/>
          <w:color w:val="410C01"/>
          <w:sz w:val="20"/>
          <w:szCs w:val="20"/>
        </w:rPr>
        <w:t xml:space="preserve"> </w:t>
      </w:r>
      <w:r w:rsidRPr="00E629AA">
        <w:rPr>
          <w:rFonts w:ascii="Sylfaen" w:hAnsi="Sylfaen"/>
          <w:color w:val="410C01"/>
          <w:sz w:val="20"/>
          <w:szCs w:val="20"/>
        </w:rPr>
        <w:t xml:space="preserve">Samuel </w:t>
      </w:r>
      <w:r w:rsidR="00FB7BD5">
        <w:rPr>
          <w:rFonts w:ascii="Sylfaen" w:hAnsi="Sylfaen"/>
          <w:color w:val="410C01"/>
          <w:sz w:val="20"/>
          <w:szCs w:val="20"/>
        </w:rPr>
        <w:t>(</w:t>
      </w:r>
      <w:r w:rsidRPr="00E629AA">
        <w:rPr>
          <w:rFonts w:ascii="Sylfaen" w:hAnsi="Sylfaen"/>
          <w:color w:val="410C01"/>
          <w:sz w:val="20"/>
          <w:szCs w:val="20"/>
        </w:rPr>
        <w:t>2016</w:t>
      </w:r>
      <w:r w:rsidR="00FB7BD5">
        <w:rPr>
          <w:rFonts w:ascii="Sylfaen" w:hAnsi="Sylfaen"/>
          <w:color w:val="410C01"/>
          <w:sz w:val="20"/>
          <w:szCs w:val="20"/>
        </w:rPr>
        <w:t>)</w:t>
      </w:r>
      <w:r w:rsidR="004578E8">
        <w:rPr>
          <w:rFonts w:ascii="Sylfaen" w:hAnsi="Sylfaen"/>
          <w:color w:val="410C01"/>
          <w:sz w:val="20"/>
          <w:szCs w:val="20"/>
        </w:rPr>
        <w:t>, which</w:t>
      </w:r>
      <w:r w:rsidRPr="00E629AA">
        <w:rPr>
          <w:rFonts w:ascii="Sylfaen" w:hAnsi="Sylfaen"/>
          <w:color w:val="410C01"/>
          <w:sz w:val="20"/>
          <w:szCs w:val="20"/>
        </w:rPr>
        <w:t xml:space="preserve"> </w:t>
      </w:r>
      <w:r w:rsidR="00FB7BD5">
        <w:rPr>
          <w:rFonts w:ascii="Sylfaen" w:hAnsi="Sylfaen"/>
          <w:color w:val="410C01"/>
          <w:sz w:val="20"/>
          <w:szCs w:val="20"/>
        </w:rPr>
        <w:t>suggests</w:t>
      </w:r>
      <w:r w:rsidRPr="00E629AA">
        <w:rPr>
          <w:rFonts w:ascii="Sylfaen" w:hAnsi="Sylfaen"/>
          <w:color w:val="410C01"/>
          <w:sz w:val="20"/>
          <w:szCs w:val="20"/>
        </w:rPr>
        <w:t xml:space="preserve"> </w:t>
      </w:r>
      <w:r w:rsidR="00FB7BD5">
        <w:rPr>
          <w:rFonts w:ascii="Sylfaen" w:hAnsi="Sylfaen"/>
          <w:color w:val="410C01"/>
          <w:sz w:val="20"/>
          <w:szCs w:val="20"/>
        </w:rPr>
        <w:t xml:space="preserve">that </w:t>
      </w:r>
      <w:r w:rsidRPr="00E629AA">
        <w:rPr>
          <w:rFonts w:ascii="Sylfaen" w:hAnsi="Sylfaen"/>
          <w:color w:val="410C01"/>
          <w:sz w:val="20"/>
          <w:szCs w:val="20"/>
        </w:rPr>
        <w:t>adaptation is involuntary and robust to distractions unless the competing task requires some form of categorization of</w:t>
      </w:r>
      <w:del w:id="7" w:author="Rachel Sabatello" w:date="2024-11-15T14:27:00Z" w16du:dateUtc="2024-11-15T19:27:00Z">
        <w:r w:rsidRPr="00E629AA" w:rsidDel="00F864CC">
          <w:rPr>
            <w:rFonts w:ascii="Sylfaen" w:hAnsi="Sylfaen"/>
            <w:color w:val="410C01"/>
            <w:sz w:val="20"/>
            <w:szCs w:val="20"/>
          </w:rPr>
          <w:delText xml:space="preserve"> the</w:delText>
        </w:r>
      </w:del>
      <w:r w:rsidRPr="00E629AA">
        <w:rPr>
          <w:rFonts w:ascii="Sylfaen" w:hAnsi="Sylfaen"/>
          <w:color w:val="410C01"/>
          <w:sz w:val="20"/>
          <w:szCs w:val="20"/>
        </w:rPr>
        <w:t xml:space="preserve"> auditory information. In Experiment 1, participants were exposed to two simulated talkers. One talker produced speech with a phonetically shifted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 xml:space="preserve">/ </w:t>
      </w:r>
      <w:r w:rsidRPr="00E629AA">
        <w:rPr>
          <w:rFonts w:ascii="Sylfaen" w:hAnsi="Sylfaen"/>
          <w:color w:val="410C01"/>
          <w:sz w:val="20"/>
          <w:szCs w:val="20"/>
        </w:rPr>
        <w:t xml:space="preserve">and was presented </w:t>
      </w:r>
      <w:r w:rsidR="00FB7BD5">
        <w:rPr>
          <w:rFonts w:ascii="Sylfaen" w:hAnsi="Sylfaen"/>
          <w:color w:val="410C01"/>
          <w:sz w:val="20"/>
          <w:szCs w:val="20"/>
        </w:rPr>
        <w:t xml:space="preserve">with a vary stimulus onset asynchrony (SOA) </w:t>
      </w:r>
      <w:r w:rsidRPr="00E629AA">
        <w:rPr>
          <w:rFonts w:ascii="Sylfaen" w:hAnsi="Sylfaen"/>
          <w:color w:val="410C01"/>
          <w:sz w:val="20"/>
          <w:szCs w:val="20"/>
        </w:rPr>
        <w:t xml:space="preserve">before the </w:t>
      </w:r>
      <w:r w:rsidR="00C620C5">
        <w:rPr>
          <w:rFonts w:ascii="Sylfaen" w:hAnsi="Sylfaen"/>
          <w:color w:val="410C01"/>
          <w:sz w:val="20"/>
          <w:szCs w:val="20"/>
        </w:rPr>
        <w:t>second</w:t>
      </w:r>
      <w:r w:rsidRPr="00E629AA">
        <w:rPr>
          <w:rFonts w:ascii="Sylfaen" w:hAnsi="Sylfaen"/>
          <w:color w:val="410C01"/>
          <w:sz w:val="20"/>
          <w:szCs w:val="20"/>
        </w:rPr>
        <w:t xml:space="preserve"> talker. The </w:t>
      </w:r>
      <w:r w:rsidR="00C620C5">
        <w:rPr>
          <w:rFonts w:ascii="Sylfaen" w:hAnsi="Sylfaen"/>
          <w:color w:val="410C01"/>
          <w:sz w:val="20"/>
          <w:szCs w:val="20"/>
        </w:rPr>
        <w:t>second</w:t>
      </w:r>
      <w:r w:rsidRPr="00E629AA">
        <w:rPr>
          <w:rFonts w:ascii="Sylfaen" w:hAnsi="Sylfaen"/>
          <w:color w:val="410C01"/>
          <w:sz w:val="20"/>
          <w:szCs w:val="20"/>
        </w:rPr>
        <w:t xml:space="preserve"> talker did not produce a phonetic shift.</w:t>
      </w:r>
      <w:r w:rsidR="00FB7BD5">
        <w:rPr>
          <w:rFonts w:ascii="Sylfaen" w:hAnsi="Sylfaen"/>
          <w:color w:val="410C01"/>
          <w:sz w:val="20"/>
          <w:szCs w:val="20"/>
        </w:rPr>
        <w:t xml:space="preserve"> </w:t>
      </w:r>
      <w:r w:rsidRPr="00E629AA">
        <w:rPr>
          <w:rFonts w:ascii="Sylfaen" w:hAnsi="Sylfaen"/>
          <w:color w:val="410C01"/>
          <w:sz w:val="20"/>
          <w:szCs w:val="20"/>
        </w:rPr>
        <w:t xml:space="preserve">Samuel found that when the onset of the </w:t>
      </w:r>
      <w:r w:rsidR="00CC301C">
        <w:rPr>
          <w:rFonts w:ascii="Sylfaen" w:hAnsi="Sylfaen"/>
          <w:color w:val="410C01"/>
          <w:sz w:val="20"/>
          <w:szCs w:val="20"/>
        </w:rPr>
        <w:t>second</w:t>
      </w:r>
      <w:r w:rsidRPr="00E629AA">
        <w:rPr>
          <w:rFonts w:ascii="Sylfaen" w:hAnsi="Sylfaen"/>
          <w:color w:val="410C01"/>
          <w:sz w:val="20"/>
          <w:szCs w:val="20"/>
        </w:rPr>
        <w:t xml:space="preserve"> talker interrupted the 1st talker and the participant performed a lexical recognition task for the </w:t>
      </w:r>
      <w:r w:rsidR="00CC301C">
        <w:rPr>
          <w:rFonts w:ascii="Sylfaen" w:hAnsi="Sylfaen"/>
          <w:color w:val="410C01"/>
          <w:sz w:val="20"/>
          <w:szCs w:val="20"/>
        </w:rPr>
        <w:t>second</w:t>
      </w:r>
      <w:r w:rsidRPr="00E629AA">
        <w:rPr>
          <w:rFonts w:ascii="Sylfaen" w:hAnsi="Sylfaen"/>
          <w:color w:val="410C01"/>
          <w:sz w:val="20"/>
          <w:szCs w:val="20"/>
        </w:rPr>
        <w:t xml:space="preserve"> talker’s speech, the participant did not exhibit adaptation. This was also true in Experiment 3, where the </w:t>
      </w:r>
      <w:r w:rsidR="00CC301C">
        <w:rPr>
          <w:rFonts w:ascii="Sylfaen" w:hAnsi="Sylfaen"/>
          <w:color w:val="410C01"/>
          <w:sz w:val="20"/>
          <w:szCs w:val="20"/>
        </w:rPr>
        <w:t>second</w:t>
      </w:r>
      <w:r w:rsidRPr="00E629AA">
        <w:rPr>
          <w:rFonts w:ascii="Sylfaen" w:hAnsi="Sylfaen"/>
          <w:color w:val="410C01"/>
          <w:sz w:val="20"/>
          <w:szCs w:val="20"/>
        </w:rPr>
        <w:t xml:space="preserve"> talker was replaced with an environmental sound (e.g., a doorbell) and the participant was asked to identify this sound. However, when the lexical recognition task was performed for the </w:t>
      </w:r>
      <w:r w:rsidR="00CC301C">
        <w:rPr>
          <w:rFonts w:ascii="Sylfaen" w:hAnsi="Sylfaen"/>
          <w:color w:val="410C01"/>
          <w:sz w:val="20"/>
          <w:szCs w:val="20"/>
        </w:rPr>
        <w:t>fir</w:t>
      </w:r>
      <w:r w:rsidR="0086152E">
        <w:rPr>
          <w:rFonts w:ascii="Sylfaen" w:hAnsi="Sylfaen"/>
          <w:color w:val="410C01"/>
          <w:sz w:val="20"/>
          <w:szCs w:val="20"/>
        </w:rPr>
        <w:t>s</w:t>
      </w:r>
      <w:r w:rsidR="00CC301C">
        <w:rPr>
          <w:rFonts w:ascii="Sylfaen" w:hAnsi="Sylfaen"/>
          <w:color w:val="410C01"/>
          <w:sz w:val="20"/>
          <w:szCs w:val="20"/>
        </w:rPr>
        <w:t>t</w:t>
      </w:r>
      <w:r w:rsidRPr="00E629AA">
        <w:rPr>
          <w:rFonts w:ascii="Sylfaen" w:hAnsi="Sylfaen"/>
          <w:color w:val="410C01"/>
          <w:sz w:val="20"/>
          <w:szCs w:val="20"/>
        </w:rPr>
        <w:t xml:space="preserve"> talker’s speech in Experiment 1, the participant did exhibit adaptation despite</w:t>
      </w:r>
      <w:r w:rsidR="00D92DDA">
        <w:rPr>
          <w:rFonts w:ascii="Sylfaen" w:hAnsi="Sylfaen"/>
          <w:color w:val="410C01"/>
          <w:sz w:val="20"/>
          <w:szCs w:val="20"/>
        </w:rPr>
        <w:t xml:space="preserve"> still</w:t>
      </w:r>
      <w:r w:rsidRPr="00E629AA">
        <w:rPr>
          <w:rFonts w:ascii="Sylfaen" w:hAnsi="Sylfaen"/>
          <w:color w:val="410C01"/>
          <w:sz w:val="20"/>
          <w:szCs w:val="20"/>
        </w:rPr>
        <w:t xml:space="preserve"> being interrupted by the </w:t>
      </w:r>
      <w:r w:rsidR="00CC301C">
        <w:rPr>
          <w:rFonts w:ascii="Sylfaen" w:hAnsi="Sylfaen"/>
          <w:color w:val="410C01"/>
          <w:sz w:val="20"/>
          <w:szCs w:val="20"/>
        </w:rPr>
        <w:t>second</w:t>
      </w:r>
      <w:r w:rsidRPr="00E629AA">
        <w:rPr>
          <w:rFonts w:ascii="Sylfaen" w:hAnsi="Sylfaen"/>
          <w:color w:val="410C01"/>
          <w:sz w:val="20"/>
          <w:szCs w:val="20"/>
        </w:rPr>
        <w:t xml:space="preserve"> talker. By engaging in a categorization task that requires information from one of multiple competing aud</w:t>
      </w:r>
      <w:r w:rsidR="00FB7BD5">
        <w:rPr>
          <w:rFonts w:ascii="Sylfaen" w:hAnsi="Sylfaen"/>
          <w:color w:val="410C01"/>
          <w:sz w:val="20"/>
          <w:szCs w:val="20"/>
        </w:rPr>
        <w:t>io</w:t>
      </w:r>
      <w:r w:rsidRPr="00E629AA">
        <w:rPr>
          <w:rFonts w:ascii="Sylfaen" w:hAnsi="Sylfaen"/>
          <w:color w:val="410C01"/>
          <w:sz w:val="20"/>
          <w:szCs w:val="20"/>
        </w:rPr>
        <w:t xml:space="preserve"> streams, the perceived utility of that stream is elevated above the others. This suggests that adaptation is only automatic given that cognitive resources are available</w:t>
      </w:r>
      <w:r w:rsidR="00E72F70">
        <w:rPr>
          <w:rFonts w:ascii="Sylfaen" w:hAnsi="Sylfaen"/>
          <w:color w:val="410C01"/>
          <w:sz w:val="20"/>
          <w:szCs w:val="20"/>
        </w:rPr>
        <w:t xml:space="preserve"> (</w:t>
      </w:r>
      <w:r w:rsidRPr="00E629AA">
        <w:rPr>
          <w:rFonts w:ascii="Sylfaen" w:hAnsi="Sylfaen"/>
          <w:color w:val="410C01"/>
          <w:sz w:val="20"/>
          <w:szCs w:val="20"/>
        </w:rPr>
        <w:t>i.e., not occupied with processing another talker’s speech</w:t>
      </w:r>
      <w:r w:rsidR="00E72F70">
        <w:rPr>
          <w:rFonts w:ascii="Sylfaen" w:hAnsi="Sylfaen"/>
          <w:color w:val="410C01"/>
          <w:sz w:val="20"/>
          <w:szCs w:val="20"/>
        </w:rPr>
        <w:t>)</w:t>
      </w:r>
      <w:r w:rsidRPr="00E629AA">
        <w:rPr>
          <w:rFonts w:ascii="Sylfaen" w:hAnsi="Sylfaen"/>
          <w:color w:val="410C01"/>
          <w:sz w:val="20"/>
          <w:szCs w:val="20"/>
        </w:rPr>
        <w:t>.</w:t>
      </w:r>
    </w:p>
    <w:p w14:paraId="5799F294" w14:textId="27695F84" w:rsidR="0086152E" w:rsidRDefault="00E629AA" w:rsidP="00347B9B">
      <w:pPr>
        <w:rPr>
          <w:rFonts w:ascii="Sylfaen" w:hAnsi="Sylfaen"/>
          <w:color w:val="410C01"/>
          <w:sz w:val="20"/>
          <w:szCs w:val="20"/>
        </w:rPr>
      </w:pPr>
      <w:r w:rsidRPr="00E629AA">
        <w:rPr>
          <w:rFonts w:ascii="Sylfaen" w:hAnsi="Sylfaen"/>
          <w:color w:val="410C01"/>
          <w:sz w:val="20"/>
          <w:szCs w:val="20"/>
        </w:rPr>
        <w:t xml:space="preserve">In </w:t>
      </w:r>
      <w:r w:rsidR="00347B9B">
        <w:rPr>
          <w:rFonts w:ascii="Sylfaen" w:hAnsi="Sylfaen"/>
          <w:color w:val="410C01"/>
          <w:sz w:val="20"/>
          <w:szCs w:val="20"/>
        </w:rPr>
        <w:t>our</w:t>
      </w:r>
      <w:r w:rsidRPr="00E629AA">
        <w:rPr>
          <w:rFonts w:ascii="Sylfaen" w:hAnsi="Sylfaen"/>
          <w:color w:val="410C01"/>
          <w:sz w:val="20"/>
          <w:szCs w:val="20"/>
        </w:rPr>
        <w:t xml:space="preserve"> study, </w:t>
      </w:r>
      <w:r w:rsidR="00347B9B" w:rsidRPr="00E629AA">
        <w:rPr>
          <w:rFonts w:ascii="Sylfaen" w:hAnsi="Sylfaen"/>
          <w:color w:val="410C01"/>
          <w:sz w:val="20"/>
          <w:szCs w:val="20"/>
        </w:rPr>
        <w:t>we investigate</w:t>
      </w:r>
      <w:r w:rsidR="00C620C5">
        <w:rPr>
          <w:rFonts w:ascii="Sylfaen" w:hAnsi="Sylfaen"/>
          <w:color w:val="410C01"/>
          <w:sz w:val="20"/>
          <w:szCs w:val="20"/>
        </w:rPr>
        <w:t>d</w:t>
      </w:r>
      <w:r w:rsidR="00347B9B" w:rsidRPr="00E629AA">
        <w:rPr>
          <w:rFonts w:ascii="Sylfaen" w:hAnsi="Sylfaen"/>
          <w:color w:val="410C01"/>
          <w:sz w:val="20"/>
          <w:szCs w:val="20"/>
        </w:rPr>
        <w:t xml:space="preserve"> the role of attention in speech perception and adaptation by limiting the participant’s available attentional resources.</w:t>
      </w:r>
      <w:r w:rsidRPr="00E629AA">
        <w:rPr>
          <w:rFonts w:ascii="Sylfaen" w:hAnsi="Sylfaen"/>
          <w:color w:val="410C01"/>
          <w:sz w:val="20"/>
          <w:szCs w:val="20"/>
        </w:rPr>
        <w:t xml:space="preserve"> To </w:t>
      </w:r>
      <w:r w:rsidR="00347B9B">
        <w:rPr>
          <w:rFonts w:ascii="Sylfaen" w:hAnsi="Sylfaen"/>
          <w:color w:val="410C01"/>
          <w:sz w:val="20"/>
          <w:szCs w:val="20"/>
        </w:rPr>
        <w:t>this end</w:t>
      </w:r>
      <w:r w:rsidRPr="00E629AA">
        <w:rPr>
          <w:rFonts w:ascii="Sylfaen" w:hAnsi="Sylfaen"/>
          <w:color w:val="410C01"/>
          <w:sz w:val="20"/>
          <w:szCs w:val="20"/>
        </w:rPr>
        <w:t xml:space="preserve">, we expose listeners to two </w:t>
      </w:r>
      <w:r w:rsidR="00347B9B">
        <w:rPr>
          <w:rFonts w:ascii="Sylfaen" w:hAnsi="Sylfaen"/>
          <w:color w:val="410C01"/>
          <w:sz w:val="20"/>
          <w:szCs w:val="20"/>
        </w:rPr>
        <w:t xml:space="preserve">simulated </w:t>
      </w:r>
      <w:r w:rsidRPr="00E629AA">
        <w:rPr>
          <w:rFonts w:ascii="Sylfaen" w:hAnsi="Sylfaen"/>
          <w:color w:val="410C01"/>
          <w:sz w:val="20"/>
          <w:szCs w:val="20"/>
        </w:rPr>
        <w:t xml:space="preserve">talkers speaking </w:t>
      </w:r>
      <w:r w:rsidR="00B8742F" w:rsidRPr="00E629AA">
        <w:rPr>
          <w:rFonts w:ascii="Sylfaen" w:hAnsi="Sylfaen"/>
          <w:color w:val="410C01"/>
          <w:sz w:val="20"/>
          <w:szCs w:val="20"/>
        </w:rPr>
        <w:t>simultaneously and</w:t>
      </w:r>
      <w:r w:rsidRPr="00E629AA">
        <w:rPr>
          <w:rFonts w:ascii="Sylfaen" w:hAnsi="Sylfaen"/>
          <w:color w:val="410C01"/>
          <w:sz w:val="20"/>
          <w:szCs w:val="20"/>
        </w:rPr>
        <w:t xml:space="preserve"> test the effects of directing the listener’s attention to one talker on the listener’s ability to adapt to both talkers.</w:t>
      </w:r>
      <w:r w:rsidR="00347B9B">
        <w:rPr>
          <w:rFonts w:ascii="Sylfaen" w:hAnsi="Sylfaen"/>
          <w:color w:val="410C01"/>
          <w:sz w:val="20"/>
          <w:szCs w:val="20"/>
        </w:rPr>
        <w:t xml:space="preserve"> </w:t>
      </w:r>
      <w:r w:rsidR="00347B9B" w:rsidRPr="00E629AA">
        <w:rPr>
          <w:rFonts w:ascii="Sylfaen" w:hAnsi="Sylfaen"/>
          <w:color w:val="410C01"/>
          <w:sz w:val="20"/>
          <w:szCs w:val="20"/>
        </w:rPr>
        <w:t>This study expand</w:t>
      </w:r>
      <w:r w:rsidR="00D92DDA">
        <w:rPr>
          <w:rFonts w:ascii="Sylfaen" w:hAnsi="Sylfaen"/>
          <w:color w:val="410C01"/>
          <w:sz w:val="20"/>
          <w:szCs w:val="20"/>
        </w:rPr>
        <w:t>s</w:t>
      </w:r>
      <w:r w:rsidR="00347B9B" w:rsidRPr="00E629AA">
        <w:rPr>
          <w:rFonts w:ascii="Sylfaen" w:hAnsi="Sylfaen"/>
          <w:color w:val="410C01"/>
          <w:sz w:val="20"/>
          <w:szCs w:val="20"/>
        </w:rPr>
        <w:t xml:space="preserve"> on the findings of Samuel </w:t>
      </w:r>
      <w:r w:rsidR="00C620C5">
        <w:rPr>
          <w:rFonts w:ascii="Sylfaen" w:hAnsi="Sylfaen"/>
          <w:color w:val="410C01"/>
          <w:sz w:val="20"/>
          <w:szCs w:val="20"/>
        </w:rPr>
        <w:t>(</w:t>
      </w:r>
      <w:r w:rsidR="00347B9B" w:rsidRPr="00E629AA">
        <w:rPr>
          <w:rFonts w:ascii="Sylfaen" w:hAnsi="Sylfaen"/>
          <w:color w:val="410C01"/>
          <w:sz w:val="20"/>
          <w:szCs w:val="20"/>
        </w:rPr>
        <w:t>2016</w:t>
      </w:r>
      <w:r w:rsidR="00C620C5">
        <w:rPr>
          <w:rFonts w:ascii="Sylfaen" w:hAnsi="Sylfaen"/>
          <w:color w:val="410C01"/>
          <w:sz w:val="20"/>
          <w:szCs w:val="20"/>
        </w:rPr>
        <w:t>)</w:t>
      </w:r>
      <w:r w:rsidR="00347B9B" w:rsidRPr="00E629AA">
        <w:rPr>
          <w:rFonts w:ascii="Sylfaen" w:hAnsi="Sylfaen"/>
          <w:color w:val="410C01"/>
          <w:sz w:val="20"/>
          <w:szCs w:val="20"/>
        </w:rPr>
        <w:t xml:space="preserve"> in several ways. Our paradigm </w:t>
      </w:r>
      <w:r w:rsidR="00347B9B" w:rsidRPr="00E629AA">
        <w:rPr>
          <w:rFonts w:ascii="Sylfaen" w:hAnsi="Sylfaen"/>
          <w:color w:val="410C01"/>
          <w:sz w:val="20"/>
          <w:szCs w:val="20"/>
        </w:rPr>
        <w:lastRenderedPageBreak/>
        <w:t xml:space="preserve">removes the stimulus onset asynchrony (SOA) previously employed in Samuel 2016, resulting in both talkers’ speech overlapping perfectly. This </w:t>
      </w:r>
      <w:r w:rsidR="00D92DDA">
        <w:rPr>
          <w:rFonts w:ascii="Sylfaen" w:hAnsi="Sylfaen"/>
          <w:color w:val="410C01"/>
          <w:sz w:val="20"/>
          <w:szCs w:val="20"/>
        </w:rPr>
        <w:t>w</w:t>
      </w:r>
      <w:r w:rsidR="00347B9B" w:rsidRPr="00E629AA">
        <w:rPr>
          <w:rFonts w:ascii="Sylfaen" w:hAnsi="Sylfaen"/>
          <w:color w:val="410C01"/>
          <w:sz w:val="20"/>
          <w:szCs w:val="20"/>
        </w:rPr>
        <w:t>ould increase the difficulty of the task—when speech naturally coincides, it rarely occurs simultaneously and is not usually limited to one word—and</w:t>
      </w:r>
      <w:r w:rsidR="00D92DDA">
        <w:rPr>
          <w:rFonts w:ascii="Sylfaen" w:hAnsi="Sylfaen"/>
          <w:color w:val="410C01"/>
          <w:sz w:val="20"/>
          <w:szCs w:val="20"/>
        </w:rPr>
        <w:t xml:space="preserve"> theoretically</w:t>
      </w:r>
      <w:r w:rsidR="00347B9B" w:rsidRPr="00E629AA">
        <w:rPr>
          <w:rFonts w:ascii="Sylfaen" w:hAnsi="Sylfaen"/>
          <w:color w:val="410C01"/>
          <w:sz w:val="20"/>
          <w:szCs w:val="20"/>
        </w:rPr>
        <w:t xml:space="preserve"> allow us to draw conservative conclusions about the role of attention in </w:t>
      </w:r>
      <w:r w:rsidR="00B60504">
        <w:rPr>
          <w:rFonts w:ascii="Sylfaen" w:hAnsi="Sylfaen"/>
          <w:color w:val="410C01"/>
          <w:sz w:val="20"/>
          <w:szCs w:val="20"/>
        </w:rPr>
        <w:t xml:space="preserve">perceptual </w:t>
      </w:r>
      <w:r w:rsidR="00347B9B" w:rsidRPr="00E629AA">
        <w:rPr>
          <w:rFonts w:ascii="Sylfaen" w:hAnsi="Sylfaen"/>
          <w:color w:val="410C01"/>
          <w:sz w:val="20"/>
          <w:szCs w:val="20"/>
        </w:rPr>
        <w:t xml:space="preserve">adaptation. By doing so, we can also investigate listeners’ ability to separate the talkers and maintain attention, whereas Samuel 2016 focuses primarily on </w:t>
      </w:r>
      <w:r w:rsidR="00FB7BD5">
        <w:rPr>
          <w:rFonts w:ascii="Sylfaen" w:hAnsi="Sylfaen"/>
          <w:color w:val="410C01"/>
          <w:sz w:val="20"/>
          <w:szCs w:val="20"/>
        </w:rPr>
        <w:t>only maintaining attention</w:t>
      </w:r>
      <w:r w:rsidR="00347B9B" w:rsidRPr="00E629AA">
        <w:rPr>
          <w:rFonts w:ascii="Sylfaen" w:hAnsi="Sylfaen"/>
          <w:color w:val="410C01"/>
          <w:sz w:val="20"/>
          <w:szCs w:val="20"/>
        </w:rPr>
        <w:t xml:space="preserve">. </w:t>
      </w:r>
    </w:p>
    <w:p w14:paraId="72E84650" w14:textId="69B3CE0C" w:rsidR="00347B9B" w:rsidRDefault="0086152E" w:rsidP="00347B9B">
      <w:pPr>
        <w:rPr>
          <w:rFonts w:ascii="Sylfaen" w:hAnsi="Sylfaen"/>
          <w:color w:val="410C01"/>
          <w:sz w:val="20"/>
          <w:szCs w:val="20"/>
        </w:rPr>
      </w:pPr>
      <w:commentRangeStart w:id="8"/>
      <w:r>
        <w:rPr>
          <w:rFonts w:ascii="Sylfaen" w:hAnsi="Sylfaen"/>
          <w:color w:val="410C01"/>
          <w:sz w:val="20"/>
          <w:szCs w:val="20"/>
        </w:rPr>
        <w:t>O</w:t>
      </w:r>
      <w:r w:rsidR="00347B9B" w:rsidRPr="00E629AA">
        <w:rPr>
          <w:rFonts w:ascii="Sylfaen" w:hAnsi="Sylfaen"/>
          <w:color w:val="410C01"/>
          <w:sz w:val="20"/>
          <w:szCs w:val="20"/>
        </w:rPr>
        <w:t xml:space="preserve">ur paradigm also introduces an atypical talker in place of the </w:t>
      </w:r>
      <w:r w:rsidR="00B8742F">
        <w:rPr>
          <w:rFonts w:ascii="Sylfaen" w:hAnsi="Sylfaen"/>
          <w:color w:val="410C01"/>
          <w:sz w:val="20"/>
          <w:szCs w:val="20"/>
        </w:rPr>
        <w:t>second</w:t>
      </w:r>
      <w:r w:rsidR="00347B9B" w:rsidRPr="00E629AA">
        <w:rPr>
          <w:rFonts w:ascii="Sylfaen" w:hAnsi="Sylfaen"/>
          <w:color w:val="410C01"/>
          <w:sz w:val="20"/>
          <w:szCs w:val="20"/>
        </w:rPr>
        <w:t xml:space="preserve"> talker in Samuel 2016. </w:t>
      </w:r>
      <w:r w:rsidR="00347B9B">
        <w:rPr>
          <w:rFonts w:ascii="Sylfaen" w:hAnsi="Sylfaen"/>
          <w:color w:val="410C01"/>
          <w:sz w:val="20"/>
          <w:szCs w:val="20"/>
        </w:rPr>
        <w:t>Both</w:t>
      </w:r>
      <w:r w:rsidR="00347B9B" w:rsidRPr="00E629AA">
        <w:rPr>
          <w:rFonts w:ascii="Sylfaen" w:hAnsi="Sylfaen"/>
          <w:color w:val="410C01"/>
          <w:sz w:val="20"/>
          <w:szCs w:val="20"/>
        </w:rPr>
        <w:t xml:space="preserve"> talkers have been engineered to have distinct voices</w:t>
      </w:r>
      <w:r w:rsidR="00D92DDA">
        <w:rPr>
          <w:rFonts w:ascii="Sylfaen" w:hAnsi="Sylfaen"/>
          <w:color w:val="410C01"/>
          <w:sz w:val="20"/>
          <w:szCs w:val="20"/>
        </w:rPr>
        <w:t xml:space="preserve"> a</w:t>
      </w:r>
      <w:r w:rsidR="00347B9B" w:rsidRPr="00E629AA">
        <w:rPr>
          <w:rFonts w:ascii="Sylfaen" w:hAnsi="Sylfaen"/>
          <w:color w:val="410C01"/>
          <w:sz w:val="20"/>
          <w:szCs w:val="20"/>
        </w:rPr>
        <w:t xml:space="preserve">nd </w:t>
      </w:r>
      <w:r w:rsidR="00D92DDA">
        <w:rPr>
          <w:rFonts w:ascii="Sylfaen" w:hAnsi="Sylfaen"/>
          <w:color w:val="410C01"/>
          <w:sz w:val="20"/>
          <w:szCs w:val="20"/>
        </w:rPr>
        <w:t>to</w:t>
      </w:r>
      <w:r w:rsidR="00347B9B" w:rsidRPr="00E629AA">
        <w:rPr>
          <w:rFonts w:ascii="Sylfaen" w:hAnsi="Sylfaen"/>
          <w:color w:val="410C01"/>
          <w:sz w:val="20"/>
          <w:szCs w:val="20"/>
        </w:rPr>
        <w:t xml:space="preserve"> produce inversely atypical in their speech (i.e., one talker produces their /s/ sounds more like “Sh,” and the other talker produces their /</w:t>
      </w:r>
      <w:r w:rsidR="00347B9B" w:rsidRPr="00E629AA">
        <w:rPr>
          <w:rFonts w:ascii="Times New Roman" w:hAnsi="Times New Roman" w:cs="Times New Roman"/>
          <w:color w:val="410C01"/>
          <w:sz w:val="20"/>
          <w:szCs w:val="20"/>
        </w:rPr>
        <w:t>ʃ</w:t>
      </w:r>
      <w:r w:rsidR="00347B9B" w:rsidRPr="00E629AA">
        <w:rPr>
          <w:rFonts w:ascii="Sylfaen" w:hAnsi="Sylfaen"/>
          <w:color w:val="410C01"/>
          <w:sz w:val="20"/>
          <w:szCs w:val="20"/>
        </w:rPr>
        <w:t>/ sounds more like “S”). Participants w</w:t>
      </w:r>
      <w:r w:rsidR="00D92DDA">
        <w:rPr>
          <w:rFonts w:ascii="Sylfaen" w:hAnsi="Sylfaen"/>
          <w:color w:val="410C01"/>
          <w:sz w:val="20"/>
          <w:szCs w:val="20"/>
        </w:rPr>
        <w:t>ere</w:t>
      </w:r>
      <w:r w:rsidR="00347B9B" w:rsidRPr="00E629AA">
        <w:rPr>
          <w:rFonts w:ascii="Sylfaen" w:hAnsi="Sylfaen"/>
          <w:color w:val="410C01"/>
          <w:sz w:val="20"/>
          <w:szCs w:val="20"/>
        </w:rPr>
        <w:t xml:space="preserve"> instructed to attend to one of the two talkers throughout the exposure phase of the experiment, and then select if that talker is saying a word or a nonword in a lexical </w:t>
      </w:r>
      <w:r w:rsidR="00D92DDA">
        <w:rPr>
          <w:rFonts w:ascii="Sylfaen" w:hAnsi="Sylfaen"/>
          <w:color w:val="410C01"/>
          <w:sz w:val="20"/>
          <w:szCs w:val="20"/>
        </w:rPr>
        <w:t xml:space="preserve">recognition task, </w:t>
      </w:r>
      <w:r w:rsidR="00B60504">
        <w:rPr>
          <w:rFonts w:ascii="Sylfaen" w:hAnsi="Sylfaen"/>
          <w:color w:val="410C01"/>
          <w:sz w:val="20"/>
          <w:szCs w:val="20"/>
        </w:rPr>
        <w:t>like</w:t>
      </w:r>
      <w:r w:rsidR="00D92DDA">
        <w:rPr>
          <w:rFonts w:ascii="Sylfaen" w:hAnsi="Sylfaen"/>
          <w:color w:val="410C01"/>
          <w:sz w:val="20"/>
          <w:szCs w:val="20"/>
        </w:rPr>
        <w:t xml:space="preserve"> the task in </w:t>
      </w:r>
      <w:r w:rsidR="00B60504">
        <w:rPr>
          <w:rFonts w:ascii="Sylfaen" w:hAnsi="Sylfaen"/>
          <w:color w:val="410C01"/>
          <w:sz w:val="20"/>
          <w:szCs w:val="20"/>
        </w:rPr>
        <w:t>Experiment 1a in</w:t>
      </w:r>
      <w:r w:rsidR="00FB7BD5">
        <w:rPr>
          <w:rFonts w:ascii="Sylfaen" w:hAnsi="Sylfaen"/>
          <w:color w:val="410C01"/>
          <w:sz w:val="20"/>
          <w:szCs w:val="20"/>
        </w:rPr>
        <w:t xml:space="preserve"> </w:t>
      </w:r>
      <w:r w:rsidR="00B60504" w:rsidRPr="00E629AA">
        <w:rPr>
          <w:rFonts w:ascii="Sylfaen" w:hAnsi="Sylfaen"/>
          <w:color w:val="410C01"/>
          <w:sz w:val="20"/>
          <w:szCs w:val="20"/>
        </w:rPr>
        <w:t>Samuel’s 2016 paper</w:t>
      </w:r>
      <w:r w:rsidR="00D92DDA">
        <w:rPr>
          <w:rFonts w:ascii="Sylfaen" w:hAnsi="Sylfaen"/>
          <w:color w:val="410C01"/>
          <w:sz w:val="20"/>
          <w:szCs w:val="20"/>
        </w:rPr>
        <w:t xml:space="preserve">. </w:t>
      </w:r>
      <w:r w:rsidR="00B60504">
        <w:rPr>
          <w:rFonts w:ascii="Sylfaen" w:hAnsi="Sylfaen"/>
          <w:color w:val="410C01"/>
          <w:sz w:val="20"/>
          <w:szCs w:val="20"/>
        </w:rPr>
        <w:t xml:space="preserve">We then adopted a </w:t>
      </w:r>
      <w:r w:rsidR="00C620C5">
        <w:rPr>
          <w:rFonts w:ascii="Sylfaen" w:hAnsi="Sylfaen"/>
          <w:color w:val="410C01"/>
          <w:sz w:val="20"/>
          <w:szCs w:val="20"/>
        </w:rPr>
        <w:t>categorization task</w:t>
      </w:r>
      <w:r w:rsidR="00187B9D">
        <w:rPr>
          <w:rFonts w:ascii="Sylfaen" w:hAnsi="Sylfaen"/>
          <w:color w:val="410C01"/>
          <w:sz w:val="20"/>
          <w:szCs w:val="20"/>
        </w:rPr>
        <w:t xml:space="preserve"> </w:t>
      </w:r>
      <w:proofErr w:type="gramStart"/>
      <w:r w:rsidR="00B60504">
        <w:rPr>
          <w:rFonts w:ascii="Sylfaen" w:hAnsi="Sylfaen"/>
          <w:color w:val="410C01"/>
          <w:sz w:val="20"/>
          <w:szCs w:val="20"/>
        </w:rPr>
        <w:t>similar to</w:t>
      </w:r>
      <w:proofErr w:type="gramEnd"/>
      <w:r w:rsidR="00B60504">
        <w:rPr>
          <w:rFonts w:ascii="Sylfaen" w:hAnsi="Sylfaen"/>
          <w:color w:val="410C01"/>
          <w:sz w:val="20"/>
          <w:szCs w:val="20"/>
        </w:rPr>
        <w:t xml:space="preserve"> that used in th</w:t>
      </w:r>
      <w:r w:rsidR="001011FD">
        <w:rPr>
          <w:rFonts w:ascii="Sylfaen" w:hAnsi="Sylfaen"/>
          <w:color w:val="410C01"/>
          <w:sz w:val="20"/>
          <w:szCs w:val="20"/>
        </w:rPr>
        <w:t>e aforementioned</w:t>
      </w:r>
      <w:r w:rsidR="00B60504">
        <w:rPr>
          <w:rFonts w:ascii="Sylfaen" w:hAnsi="Sylfaen"/>
          <w:color w:val="410C01"/>
          <w:sz w:val="20"/>
          <w:szCs w:val="20"/>
        </w:rPr>
        <w:t xml:space="preserve"> paper to measure if listeners have learned to expect the atypical pronunciation from one or both talkers. </w:t>
      </w:r>
      <w:r w:rsidR="00B60504" w:rsidRPr="00E629AA">
        <w:rPr>
          <w:rFonts w:ascii="Sylfaen" w:hAnsi="Sylfaen"/>
          <w:color w:val="410C01"/>
          <w:sz w:val="20"/>
          <w:szCs w:val="20"/>
        </w:rPr>
        <w:t xml:space="preserve">Removing the SOA </w:t>
      </w:r>
      <w:r w:rsidR="00B60504">
        <w:rPr>
          <w:rFonts w:ascii="Sylfaen" w:hAnsi="Sylfaen"/>
          <w:color w:val="410C01"/>
          <w:sz w:val="20"/>
          <w:szCs w:val="20"/>
        </w:rPr>
        <w:t xml:space="preserve">between the two talkers introduced in the original paper </w:t>
      </w:r>
      <w:r w:rsidR="00B60504" w:rsidRPr="00E629AA">
        <w:rPr>
          <w:rFonts w:ascii="Sylfaen" w:hAnsi="Sylfaen"/>
          <w:color w:val="410C01"/>
          <w:sz w:val="20"/>
          <w:szCs w:val="20"/>
        </w:rPr>
        <w:t xml:space="preserve">also negates the potential influence of order on </w:t>
      </w:r>
      <w:r w:rsidR="00B60504">
        <w:rPr>
          <w:rFonts w:ascii="Sylfaen" w:hAnsi="Sylfaen"/>
          <w:color w:val="410C01"/>
          <w:sz w:val="20"/>
          <w:szCs w:val="20"/>
        </w:rPr>
        <w:t xml:space="preserve">a </w:t>
      </w:r>
      <w:r w:rsidR="00B60504" w:rsidRPr="00E629AA">
        <w:rPr>
          <w:rFonts w:ascii="Sylfaen" w:hAnsi="Sylfaen"/>
          <w:color w:val="410C01"/>
          <w:sz w:val="20"/>
          <w:szCs w:val="20"/>
        </w:rPr>
        <w:t xml:space="preserve">listeners’ ability to </w:t>
      </w:r>
      <w:proofErr w:type="gramStart"/>
      <w:r w:rsidR="00B60504" w:rsidRPr="00E629AA">
        <w:rPr>
          <w:rFonts w:ascii="Sylfaen" w:hAnsi="Sylfaen"/>
          <w:color w:val="410C01"/>
          <w:sz w:val="20"/>
          <w:szCs w:val="20"/>
        </w:rPr>
        <w:t>hone in on</w:t>
      </w:r>
      <w:proofErr w:type="gramEnd"/>
      <w:r w:rsidR="00B60504" w:rsidRPr="00E629AA">
        <w:rPr>
          <w:rFonts w:ascii="Sylfaen" w:hAnsi="Sylfaen"/>
          <w:color w:val="410C01"/>
          <w:sz w:val="20"/>
          <w:szCs w:val="20"/>
        </w:rPr>
        <w:t xml:space="preserve"> a stimulus.</w:t>
      </w:r>
      <w:commentRangeEnd w:id="8"/>
      <w:r w:rsidR="00C620C5">
        <w:rPr>
          <w:rStyle w:val="CommentReference"/>
        </w:rPr>
        <w:commentReference w:id="8"/>
      </w:r>
    </w:p>
    <w:p w14:paraId="41EC5851" w14:textId="2724B6D8" w:rsidR="001011FD" w:rsidRDefault="0086152E" w:rsidP="00347B9B">
      <w:pPr>
        <w:rPr>
          <w:rFonts w:ascii="Sylfaen" w:hAnsi="Sylfaen"/>
          <w:color w:val="410C01"/>
          <w:sz w:val="20"/>
          <w:szCs w:val="20"/>
        </w:rPr>
      </w:pPr>
      <w:r w:rsidRPr="00E629AA">
        <w:rPr>
          <w:rFonts w:ascii="Sylfaen" w:hAnsi="Sylfaen"/>
          <w:color w:val="410C01"/>
          <w:sz w:val="20"/>
          <w:szCs w:val="20"/>
        </w:rPr>
        <w:t>The goal of this experiment is to investigate the automaticity of speech perception adaptation; specifically, how does directing attention to one talker compete with adaption to a second talker when both are speaking at the same time</w:t>
      </w:r>
      <w:r>
        <w:rPr>
          <w:rFonts w:ascii="Sylfaen" w:hAnsi="Sylfaen"/>
          <w:color w:val="410C01"/>
          <w:sz w:val="20"/>
          <w:szCs w:val="20"/>
        </w:rPr>
        <w:t xml:space="preserve">. If we </w:t>
      </w:r>
      <w:proofErr w:type="gramStart"/>
      <w:r>
        <w:rPr>
          <w:rFonts w:ascii="Sylfaen" w:hAnsi="Sylfaen"/>
          <w:color w:val="410C01"/>
          <w:sz w:val="20"/>
          <w:szCs w:val="20"/>
        </w:rPr>
        <w:t>are able to</w:t>
      </w:r>
      <w:proofErr w:type="gramEnd"/>
      <w:r>
        <w:rPr>
          <w:rFonts w:ascii="Sylfaen" w:hAnsi="Sylfaen"/>
          <w:color w:val="410C01"/>
          <w:sz w:val="20"/>
          <w:szCs w:val="20"/>
        </w:rPr>
        <w:t xml:space="preserve"> replicate the results of Samuel 2016 with this paradigm</w:t>
      </w:r>
      <w:r w:rsidR="001011FD">
        <w:rPr>
          <w:rFonts w:ascii="Sylfaen" w:hAnsi="Sylfaen"/>
          <w:color w:val="410C01"/>
          <w:sz w:val="20"/>
          <w:szCs w:val="20"/>
        </w:rPr>
        <w:t xml:space="preserve">, providing evidence that </w:t>
      </w:r>
      <w:r w:rsidR="001011FD" w:rsidRPr="00E629AA">
        <w:rPr>
          <w:rFonts w:ascii="Sylfaen" w:hAnsi="Sylfaen"/>
          <w:color w:val="410C01"/>
          <w:sz w:val="20"/>
          <w:szCs w:val="20"/>
        </w:rPr>
        <w:t>perceptual adaptation to speech is contingent on a listener’s attention being directed towards a given talker</w:t>
      </w:r>
      <w:r w:rsidR="001011FD">
        <w:rPr>
          <w:rFonts w:ascii="Sylfaen" w:hAnsi="Sylfaen"/>
          <w:color w:val="410C01"/>
          <w:sz w:val="20"/>
          <w:szCs w:val="20"/>
        </w:rPr>
        <w:t xml:space="preserve">, then this paradigm may also be implemented in future experiments to determine what factors divert listener attention to one talker over others or environmental noise. Therefore, the omission of a SOA in the stimuli we employ in this experiment is critical for optimizing the future utility of this paradigm as it removes the potential temporal confound when observing participants’ </w:t>
      </w:r>
      <w:r w:rsidR="00C5712C">
        <w:rPr>
          <w:rFonts w:ascii="Sylfaen" w:hAnsi="Sylfaen"/>
          <w:color w:val="410C01"/>
          <w:sz w:val="20"/>
          <w:szCs w:val="20"/>
        </w:rPr>
        <w:t>decision-</w:t>
      </w:r>
      <w:r w:rsidR="001011FD">
        <w:rPr>
          <w:rFonts w:ascii="Sylfaen" w:hAnsi="Sylfaen"/>
          <w:color w:val="410C01"/>
          <w:sz w:val="20"/>
          <w:szCs w:val="20"/>
        </w:rPr>
        <w:t xml:space="preserve">making </w:t>
      </w:r>
      <w:r w:rsidR="00C5712C">
        <w:rPr>
          <w:rFonts w:ascii="Sylfaen" w:hAnsi="Sylfaen"/>
          <w:color w:val="410C01"/>
          <w:sz w:val="20"/>
          <w:szCs w:val="20"/>
        </w:rPr>
        <w:t>process</w:t>
      </w:r>
      <w:r w:rsidR="001011FD">
        <w:rPr>
          <w:rFonts w:ascii="Sylfaen" w:hAnsi="Sylfaen"/>
          <w:color w:val="410C01"/>
          <w:sz w:val="20"/>
          <w:szCs w:val="20"/>
        </w:rPr>
        <w:t xml:space="preserve">. </w:t>
      </w:r>
    </w:p>
    <w:p w14:paraId="57C9BB9F" w14:textId="5B901382" w:rsidR="007769EF" w:rsidRPr="007769EF" w:rsidRDefault="001011FD" w:rsidP="007769EF">
      <w:pPr>
        <w:rPr>
          <w:rFonts w:ascii="Sylfaen" w:hAnsi="Sylfaen"/>
          <w:color w:val="410C01"/>
          <w:sz w:val="20"/>
          <w:szCs w:val="20"/>
        </w:rPr>
      </w:pPr>
      <w:r w:rsidRPr="00E629AA">
        <w:rPr>
          <w:rFonts w:ascii="Sylfaen" w:hAnsi="Sylfaen"/>
          <w:color w:val="410C01"/>
          <w:sz w:val="20"/>
          <w:szCs w:val="20"/>
        </w:rPr>
        <w:t xml:space="preserve">We hypothesize that perceptual adaptation to speech is contingent on a listener’s attention being directed towards a given talker. In this experiment, we therefore aim to simulate two distinct talkers that a listener will hear speak simultaneously. The listener </w:t>
      </w:r>
      <w:r w:rsidR="00C620C5">
        <w:rPr>
          <w:rFonts w:ascii="Sylfaen" w:hAnsi="Sylfaen"/>
          <w:color w:val="410C01"/>
          <w:sz w:val="20"/>
          <w:szCs w:val="20"/>
        </w:rPr>
        <w:t>then</w:t>
      </w:r>
      <w:r w:rsidRPr="00E629AA">
        <w:rPr>
          <w:rFonts w:ascii="Sylfaen" w:hAnsi="Sylfaen"/>
          <w:color w:val="410C01"/>
          <w:sz w:val="20"/>
          <w:szCs w:val="20"/>
        </w:rPr>
        <w:t xml:space="preserve"> perform</w:t>
      </w:r>
      <w:r w:rsidR="00C620C5">
        <w:rPr>
          <w:rFonts w:ascii="Sylfaen" w:hAnsi="Sylfaen"/>
          <w:color w:val="410C01"/>
          <w:sz w:val="20"/>
          <w:szCs w:val="20"/>
        </w:rPr>
        <w:t>s</w:t>
      </w:r>
      <w:r w:rsidRPr="00E629AA">
        <w:rPr>
          <w:rFonts w:ascii="Sylfaen" w:hAnsi="Sylfaen"/>
          <w:color w:val="410C01"/>
          <w:sz w:val="20"/>
          <w:szCs w:val="20"/>
        </w:rPr>
        <w:t xml:space="preserve"> a lexical </w:t>
      </w:r>
      <w:r w:rsidR="00C620C5">
        <w:rPr>
          <w:rFonts w:ascii="Sylfaen" w:hAnsi="Sylfaen"/>
          <w:color w:val="410C01"/>
          <w:sz w:val="20"/>
          <w:szCs w:val="20"/>
        </w:rPr>
        <w:t>decision</w:t>
      </w:r>
      <w:r w:rsidRPr="00E629AA">
        <w:rPr>
          <w:rFonts w:ascii="Sylfaen" w:hAnsi="Sylfaen"/>
          <w:color w:val="410C01"/>
          <w:sz w:val="20"/>
          <w:szCs w:val="20"/>
        </w:rPr>
        <w:t xml:space="preserve"> task for one of these talkers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 We would </w:t>
      </w:r>
      <w:r w:rsidR="00C5712C">
        <w:rPr>
          <w:rFonts w:ascii="Sylfaen" w:hAnsi="Sylfaen"/>
          <w:color w:val="410C01"/>
          <w:sz w:val="20"/>
          <w:szCs w:val="20"/>
        </w:rPr>
        <w:t xml:space="preserve">expect to see the former trend </w:t>
      </w:r>
      <w:r w:rsidRPr="00E629AA">
        <w:rPr>
          <w:rFonts w:ascii="Sylfaen" w:hAnsi="Sylfaen"/>
          <w:color w:val="410C01"/>
          <w:sz w:val="20"/>
          <w:szCs w:val="20"/>
        </w:rPr>
        <w:t xml:space="preserve">in the data based on the results in Samuel 2016. </w:t>
      </w:r>
      <w:r w:rsidRPr="001011FD">
        <w:rPr>
          <w:rFonts w:ascii="Sylfaen" w:hAnsi="Sylfaen"/>
          <w:color w:val="410C01"/>
          <w:sz w:val="20"/>
          <w:szCs w:val="20"/>
        </w:rPr>
        <w:t xml:space="preserve">If our hypothesis is not proven false, this paradigm could be used in the future to investigate features that may cause a listener to prioritize one verbal stream over another. By extension, this may have further implications for language learning and the possible effects of social biases on speech processing. If our hypothesis is proven false—contrary to our expectations based on prior research—then this novel finding </w:t>
      </w:r>
      <w:r w:rsidR="00C5712C">
        <w:rPr>
          <w:rFonts w:ascii="Sylfaen" w:hAnsi="Sylfaen"/>
          <w:color w:val="410C01"/>
          <w:sz w:val="20"/>
          <w:szCs w:val="20"/>
        </w:rPr>
        <w:t>c</w:t>
      </w:r>
      <w:r w:rsidRPr="001011FD">
        <w:rPr>
          <w:rFonts w:ascii="Sylfaen" w:hAnsi="Sylfaen"/>
          <w:color w:val="410C01"/>
          <w:sz w:val="20"/>
          <w:szCs w:val="20"/>
        </w:rPr>
        <w:t>ould suggest that speech perception adaptation occurs automatically when the brain encounters any form of human speech</w:t>
      </w:r>
      <w:r w:rsidR="00C5712C">
        <w:rPr>
          <w:rFonts w:ascii="Sylfaen" w:hAnsi="Sylfaen"/>
          <w:color w:val="410C01"/>
          <w:sz w:val="20"/>
          <w:szCs w:val="20"/>
        </w:rPr>
        <w:t xml:space="preserve"> if adaptation is observed for both talkers. </w:t>
      </w:r>
      <w:r w:rsidR="00C620C5">
        <w:rPr>
          <w:rFonts w:ascii="Sylfaen" w:hAnsi="Sylfaen"/>
          <w:color w:val="410C01"/>
          <w:sz w:val="20"/>
          <w:szCs w:val="20"/>
        </w:rPr>
        <w:t>Conversely</w:t>
      </w:r>
      <w:r w:rsidR="00C5712C">
        <w:rPr>
          <w:rFonts w:ascii="Sylfaen" w:hAnsi="Sylfaen"/>
          <w:color w:val="410C01"/>
          <w:sz w:val="20"/>
          <w:szCs w:val="20"/>
        </w:rPr>
        <w:t xml:space="preserve">, if our hypothesis is </w:t>
      </w:r>
      <w:r w:rsidR="00C620C5">
        <w:rPr>
          <w:rFonts w:ascii="Sylfaen" w:hAnsi="Sylfaen"/>
          <w:color w:val="410C01"/>
          <w:sz w:val="20"/>
          <w:szCs w:val="20"/>
        </w:rPr>
        <w:t>rejected</w:t>
      </w:r>
      <w:r w:rsidR="00C5712C">
        <w:rPr>
          <w:rFonts w:ascii="Sylfaen" w:hAnsi="Sylfaen"/>
          <w:color w:val="410C01"/>
          <w:sz w:val="20"/>
          <w:szCs w:val="20"/>
        </w:rPr>
        <w:t xml:space="preserve"> due to no perceptual adaptation being observed for either talker, then this finding might lend support for the types of cognitive resources employed for word recognition and perceptual adaptation. Regardless of the findings, our results could have</w:t>
      </w:r>
      <w:r w:rsidRPr="001011FD">
        <w:rPr>
          <w:rFonts w:ascii="Sylfaen" w:hAnsi="Sylfaen"/>
          <w:color w:val="410C01"/>
          <w:sz w:val="20"/>
          <w:szCs w:val="20"/>
        </w:rPr>
        <w:t xml:space="preserve"> implications for how</w:t>
      </w:r>
      <w:r w:rsidR="00C620C5">
        <w:rPr>
          <w:rFonts w:ascii="Sylfaen" w:hAnsi="Sylfaen"/>
          <w:color w:val="410C01"/>
          <w:sz w:val="20"/>
          <w:szCs w:val="20"/>
        </w:rPr>
        <w:t xml:space="preserve"> </w:t>
      </w:r>
      <w:r w:rsidRPr="001011FD">
        <w:rPr>
          <w:rFonts w:ascii="Sylfaen" w:hAnsi="Sylfaen"/>
          <w:color w:val="410C01"/>
          <w:sz w:val="20"/>
          <w:szCs w:val="20"/>
        </w:rPr>
        <w:t>the brain actively collects, stores, and uses information to formulate expectations.</w:t>
      </w:r>
    </w:p>
    <w:p w14:paraId="20704A19" w14:textId="77777777" w:rsidR="00E150B5" w:rsidRDefault="00E150B5">
      <w:pPr>
        <w:rPr>
          <w:rFonts w:ascii="Sylfaen" w:hAnsi="Sylfaen"/>
          <w:b/>
          <w:bCs/>
          <w:color w:val="410C01"/>
          <w:sz w:val="20"/>
          <w:szCs w:val="20"/>
        </w:rPr>
      </w:pPr>
      <w:r>
        <w:br w:type="page"/>
      </w:r>
    </w:p>
    <w:p w14:paraId="418277FB" w14:textId="68DA7967" w:rsidR="00031B97" w:rsidRPr="00D86024" w:rsidRDefault="007769EF" w:rsidP="007769EF">
      <w:pPr>
        <w:pStyle w:val="Style2"/>
      </w:pPr>
      <w:r>
        <w:lastRenderedPageBreak/>
        <w:t>M</w:t>
      </w:r>
      <w:r w:rsidR="00031B97" w:rsidRPr="00D86024">
        <w:t>ethods</w:t>
      </w:r>
    </w:p>
    <w:p w14:paraId="5E8EC33C" w14:textId="159D949A" w:rsidR="00C6429E" w:rsidRDefault="00A41AD5" w:rsidP="00A41AD5">
      <w:pPr>
        <w:rPr>
          <w:rFonts w:ascii="Sylfaen" w:hAnsi="Sylfaen"/>
          <w:color w:val="410C01"/>
          <w:sz w:val="20"/>
          <w:szCs w:val="20"/>
        </w:rPr>
      </w:pPr>
      <w:r w:rsidRPr="00E629AA">
        <w:rPr>
          <w:rFonts w:ascii="Sylfaen" w:hAnsi="Sylfaen"/>
          <w:color w:val="410C01"/>
          <w:sz w:val="20"/>
          <w:szCs w:val="20"/>
        </w:rPr>
        <w:t xml:space="preserve">In this study, </w:t>
      </w:r>
      <w:r w:rsidR="00C6429E">
        <w:rPr>
          <w:rFonts w:ascii="Sylfaen" w:hAnsi="Sylfaen"/>
          <w:color w:val="410C01"/>
          <w:sz w:val="20"/>
          <w:szCs w:val="20"/>
        </w:rPr>
        <w:t xml:space="preserve">our goal is to determine if </w:t>
      </w:r>
      <w:r w:rsidR="00C6429E" w:rsidRPr="00E629AA">
        <w:rPr>
          <w:rFonts w:ascii="Sylfaen" w:hAnsi="Sylfaen"/>
          <w:color w:val="410C01"/>
          <w:sz w:val="20"/>
          <w:szCs w:val="20"/>
        </w:rPr>
        <w:t>perceptual adaptation to speech is contingent on a listener’s attention being directed towards a given talker.</w:t>
      </w:r>
      <w:r w:rsidR="00C6429E" w:rsidRPr="00C6429E">
        <w:rPr>
          <w:rFonts w:ascii="Sylfaen" w:hAnsi="Sylfaen"/>
          <w:color w:val="410C01"/>
          <w:sz w:val="20"/>
          <w:szCs w:val="20"/>
        </w:rPr>
        <w:t xml:space="preserve"> </w:t>
      </w:r>
      <w:r w:rsidR="00C6429E">
        <w:rPr>
          <w:rFonts w:ascii="Sylfaen" w:hAnsi="Sylfaen"/>
          <w:color w:val="410C01"/>
          <w:sz w:val="20"/>
          <w:szCs w:val="20"/>
        </w:rPr>
        <w:t>W</w:t>
      </w:r>
      <w:r w:rsidR="00C6429E" w:rsidRPr="00E629AA">
        <w:rPr>
          <w:rFonts w:ascii="Sylfaen" w:hAnsi="Sylfaen"/>
          <w:color w:val="410C01"/>
          <w:sz w:val="20"/>
          <w:szCs w:val="20"/>
        </w:rPr>
        <w:t xml:space="preserve">e therefore aim to </w:t>
      </w:r>
      <w:r w:rsidR="00C620C5">
        <w:rPr>
          <w:rFonts w:ascii="Sylfaen" w:hAnsi="Sylfaen"/>
          <w:color w:val="410C01"/>
          <w:sz w:val="20"/>
          <w:szCs w:val="20"/>
        </w:rPr>
        <w:t>emulate</w:t>
      </w:r>
      <w:r w:rsidR="00C6429E" w:rsidRPr="00E629AA">
        <w:rPr>
          <w:rFonts w:ascii="Sylfaen" w:hAnsi="Sylfaen"/>
          <w:color w:val="410C01"/>
          <w:sz w:val="20"/>
          <w:szCs w:val="20"/>
        </w:rPr>
        <w:t xml:space="preserve"> two distinct talkers</w:t>
      </w:r>
      <w:r w:rsidR="00E150B5">
        <w:rPr>
          <w:rFonts w:ascii="Sylfaen" w:hAnsi="Sylfaen"/>
          <w:color w:val="410C01"/>
          <w:sz w:val="20"/>
          <w:szCs w:val="20"/>
        </w:rPr>
        <w:t xml:space="preserve">, which </w:t>
      </w:r>
      <w:r w:rsidR="00A548BE">
        <w:rPr>
          <w:rFonts w:ascii="Sylfaen" w:hAnsi="Sylfaen"/>
          <w:color w:val="410C01"/>
          <w:sz w:val="20"/>
          <w:szCs w:val="20"/>
        </w:rPr>
        <w:t>participants</w:t>
      </w:r>
      <w:del w:id="9" w:author="Rachel Sabatello" w:date="2024-11-15T14:28:00Z" w16du:dateUtc="2024-11-15T19:28:00Z">
        <w:r w:rsidR="00E150B5" w:rsidDel="00F864CC">
          <w:rPr>
            <w:rFonts w:ascii="Sylfaen" w:hAnsi="Sylfaen"/>
            <w:color w:val="410C01"/>
            <w:sz w:val="20"/>
            <w:szCs w:val="20"/>
          </w:rPr>
          <w:delText xml:space="preserve"> will</w:delText>
        </w:r>
      </w:del>
      <w:r w:rsidR="00C6429E" w:rsidRPr="00E629AA">
        <w:rPr>
          <w:rFonts w:ascii="Sylfaen" w:hAnsi="Sylfaen"/>
          <w:color w:val="410C01"/>
          <w:sz w:val="20"/>
          <w:szCs w:val="20"/>
        </w:rPr>
        <w:t xml:space="preserve"> hear speak simultaneously</w:t>
      </w:r>
      <w:r w:rsidR="00A548BE">
        <w:rPr>
          <w:rFonts w:ascii="Sylfaen" w:hAnsi="Sylfaen"/>
          <w:color w:val="410C01"/>
          <w:sz w:val="20"/>
          <w:szCs w:val="20"/>
        </w:rPr>
        <w:t>.</w:t>
      </w:r>
      <w:r w:rsidR="00C6429E" w:rsidRPr="00E629AA">
        <w:rPr>
          <w:rFonts w:ascii="Sylfaen" w:hAnsi="Sylfaen"/>
          <w:color w:val="410C01"/>
          <w:sz w:val="20"/>
          <w:szCs w:val="20"/>
        </w:rPr>
        <w:t xml:space="preserve"> </w:t>
      </w:r>
      <w:r w:rsidR="00E150B5">
        <w:rPr>
          <w:rFonts w:ascii="Sylfaen" w:hAnsi="Sylfaen"/>
          <w:color w:val="410C01"/>
          <w:sz w:val="20"/>
          <w:szCs w:val="20"/>
        </w:rPr>
        <w:t>L</w:t>
      </w:r>
      <w:r w:rsidR="00C6429E" w:rsidRPr="00E629AA">
        <w:rPr>
          <w:rFonts w:ascii="Sylfaen" w:hAnsi="Sylfaen"/>
          <w:color w:val="410C01"/>
          <w:sz w:val="20"/>
          <w:szCs w:val="20"/>
        </w:rPr>
        <w:t>istener</w:t>
      </w:r>
      <w:r w:rsidR="00E150B5">
        <w:rPr>
          <w:rFonts w:ascii="Sylfaen" w:hAnsi="Sylfaen"/>
          <w:color w:val="410C01"/>
          <w:sz w:val="20"/>
          <w:szCs w:val="20"/>
        </w:rPr>
        <w:t>s</w:t>
      </w:r>
      <w:r w:rsidR="00C6429E" w:rsidRPr="00E629AA">
        <w:rPr>
          <w:rFonts w:ascii="Sylfaen" w:hAnsi="Sylfaen"/>
          <w:color w:val="410C01"/>
          <w:sz w:val="20"/>
          <w:szCs w:val="20"/>
        </w:rPr>
        <w:t xml:space="preserve"> will </w:t>
      </w:r>
      <w:r w:rsidR="00E150B5">
        <w:rPr>
          <w:rFonts w:ascii="Sylfaen" w:hAnsi="Sylfaen"/>
          <w:color w:val="410C01"/>
          <w:sz w:val="20"/>
          <w:szCs w:val="20"/>
        </w:rPr>
        <w:t xml:space="preserve">then </w:t>
      </w:r>
      <w:r w:rsidR="00C6429E" w:rsidRPr="00E629AA">
        <w:rPr>
          <w:rFonts w:ascii="Sylfaen" w:hAnsi="Sylfaen"/>
          <w:color w:val="410C01"/>
          <w:sz w:val="20"/>
          <w:szCs w:val="20"/>
        </w:rPr>
        <w:t xml:space="preserve">perform a lexical recognition task for </w:t>
      </w:r>
      <w:r w:rsidR="00E150B5">
        <w:rPr>
          <w:rFonts w:ascii="Sylfaen" w:hAnsi="Sylfaen"/>
          <w:color w:val="410C01"/>
          <w:sz w:val="20"/>
          <w:szCs w:val="20"/>
        </w:rPr>
        <w:t xml:space="preserve">the speech of </w:t>
      </w:r>
      <w:r w:rsidR="00C6429E" w:rsidRPr="00E629AA">
        <w:rPr>
          <w:rFonts w:ascii="Sylfaen" w:hAnsi="Sylfaen"/>
          <w:color w:val="410C01"/>
          <w:sz w:val="20"/>
          <w:szCs w:val="20"/>
        </w:rPr>
        <w:t xml:space="preserve">one talker (referred to as the Attended Talker henceforth), and then we will compare participants’ adaptation to both the Attended Talker and the Unattended Talker. </w:t>
      </w:r>
      <w:ins w:id="10" w:author="Rachel Sabatello" w:date="2024-11-15T14:30:00Z" w16du:dateUtc="2024-11-15T19:30:00Z">
        <w:r w:rsidR="005425B7">
          <w:rPr>
            <w:rFonts w:ascii="Sylfaen" w:hAnsi="Sylfaen"/>
            <w:color w:val="410C01"/>
            <w:sz w:val="20"/>
            <w:szCs w:val="20"/>
          </w:rPr>
          <w:t xml:space="preserve">When encountered in a context that lacks competing </w:t>
        </w:r>
      </w:ins>
      <w:ins w:id="11" w:author="Rachel Sabatello" w:date="2024-11-15T14:31:00Z" w16du:dateUtc="2024-11-15T19:31:00Z">
        <w:r w:rsidR="005425B7">
          <w:rPr>
            <w:rFonts w:ascii="Sylfaen" w:hAnsi="Sylfaen"/>
            <w:color w:val="410C01"/>
            <w:sz w:val="20"/>
            <w:szCs w:val="20"/>
          </w:rPr>
          <w:t>stimulation, perceptual adaptation to phonetic cues is automatic (XX). However, i</w:t>
        </w:r>
      </w:ins>
      <w:del w:id="12" w:author="Rachel Sabatello" w:date="2024-11-15T14:31:00Z" w16du:dateUtc="2024-11-15T19:31:00Z">
        <w:r w:rsidR="00C6429E" w:rsidRPr="00E629AA" w:rsidDel="005425B7">
          <w:rPr>
            <w:rFonts w:ascii="Sylfaen" w:hAnsi="Sylfaen"/>
            <w:color w:val="410C01"/>
            <w:sz w:val="20"/>
            <w:szCs w:val="20"/>
          </w:rPr>
          <w:delText>I</w:delText>
        </w:r>
      </w:del>
      <w:r w:rsidR="00C6429E" w:rsidRPr="00E629AA">
        <w:rPr>
          <w:rFonts w:ascii="Sylfaen" w:hAnsi="Sylfaen"/>
          <w:color w:val="410C01"/>
          <w:sz w:val="20"/>
          <w:szCs w:val="20"/>
        </w:rPr>
        <w:t xml:space="preserve">f perceptual adaptation requires a listener to be attending to the talker, then we would expect participants to only adapt to the </w:t>
      </w:r>
      <w:ins w:id="13" w:author="Rachel Sabatello" w:date="2024-11-15T14:28:00Z" w16du:dateUtc="2024-11-15T19:28:00Z">
        <w:r w:rsidR="00F864CC">
          <w:rPr>
            <w:rFonts w:ascii="Sylfaen" w:hAnsi="Sylfaen"/>
            <w:color w:val="410C01"/>
            <w:sz w:val="20"/>
            <w:szCs w:val="20"/>
          </w:rPr>
          <w:t>A</w:t>
        </w:r>
      </w:ins>
      <w:del w:id="14" w:author="Rachel Sabatello" w:date="2024-11-15T14:28:00Z" w16du:dateUtc="2024-11-15T19:28:00Z">
        <w:r w:rsidR="00C6429E" w:rsidRPr="00E629AA" w:rsidDel="00F864CC">
          <w:rPr>
            <w:rFonts w:ascii="Sylfaen" w:hAnsi="Sylfaen"/>
            <w:color w:val="410C01"/>
            <w:sz w:val="20"/>
            <w:szCs w:val="20"/>
          </w:rPr>
          <w:delText>a</w:delText>
        </w:r>
      </w:del>
      <w:r w:rsidR="00C6429E" w:rsidRPr="00E629AA">
        <w:rPr>
          <w:rFonts w:ascii="Sylfaen" w:hAnsi="Sylfaen"/>
          <w:color w:val="410C01"/>
          <w:sz w:val="20"/>
          <w:szCs w:val="20"/>
        </w:rPr>
        <w:t xml:space="preserve">ttended </w:t>
      </w:r>
      <w:ins w:id="15" w:author="Rachel Sabatello" w:date="2024-11-15T14:28:00Z" w16du:dateUtc="2024-11-15T19:28:00Z">
        <w:r w:rsidR="00F864CC">
          <w:rPr>
            <w:rFonts w:ascii="Sylfaen" w:hAnsi="Sylfaen"/>
            <w:color w:val="410C01"/>
            <w:sz w:val="20"/>
            <w:szCs w:val="20"/>
          </w:rPr>
          <w:t>T</w:t>
        </w:r>
      </w:ins>
      <w:del w:id="16" w:author="Rachel Sabatello" w:date="2024-11-15T14:28:00Z" w16du:dateUtc="2024-11-15T19:28:00Z">
        <w:r w:rsidR="00C6429E" w:rsidRPr="00E629AA" w:rsidDel="00F864CC">
          <w:rPr>
            <w:rFonts w:ascii="Sylfaen" w:hAnsi="Sylfaen"/>
            <w:color w:val="410C01"/>
            <w:sz w:val="20"/>
            <w:szCs w:val="20"/>
          </w:rPr>
          <w:delText>t</w:delText>
        </w:r>
      </w:del>
      <w:r w:rsidR="00C6429E" w:rsidRPr="00E629AA">
        <w:rPr>
          <w:rFonts w:ascii="Sylfaen" w:hAnsi="Sylfaen"/>
          <w:color w:val="410C01"/>
          <w:sz w:val="20"/>
          <w:szCs w:val="20"/>
        </w:rPr>
        <w:t>alker. If perceptual adaptation does not require attention directed towards a given talker, then we would expect participants to exhibit adaptation for both talkers.</w:t>
      </w:r>
    </w:p>
    <w:p w14:paraId="302C4FDC" w14:textId="260169CD" w:rsidR="00F913B1" w:rsidRDefault="005425B7" w:rsidP="00A41AD5">
      <w:pPr>
        <w:rPr>
          <w:rFonts w:ascii="Sylfaen" w:hAnsi="Sylfaen"/>
          <w:color w:val="410C01"/>
          <w:sz w:val="20"/>
          <w:szCs w:val="20"/>
        </w:rPr>
      </w:pPr>
      <w:ins w:id="17" w:author="Rachel Sabatello" w:date="2024-11-15T14:35:00Z" w16du:dateUtc="2024-11-15T19:35:00Z">
        <w:r>
          <w:rPr>
            <w:rFonts w:ascii="Sylfaen" w:hAnsi="Sylfaen"/>
            <w:color w:val="410C01"/>
            <w:sz w:val="20"/>
            <w:szCs w:val="20"/>
          </w:rPr>
          <w:t>The phonetic cue we manipulated in this experiment is fricative energy, which is used to differentiate an /</w:t>
        </w:r>
      </w:ins>
      <w:ins w:id="18" w:author="Rachel Sabatello" w:date="2024-11-15T14:36:00Z" w16du:dateUtc="2024-11-15T19:36:00Z">
        <w:r>
          <w:rPr>
            <w:rFonts w:ascii="Sylfaen" w:hAnsi="Sylfaen"/>
            <w:color w:val="410C01"/>
            <w:sz w:val="20"/>
            <w:szCs w:val="20"/>
          </w:rPr>
          <w:t>s/ from an /</w:t>
        </w:r>
        <w:r w:rsidRPr="00E629AA">
          <w:rPr>
            <w:rFonts w:ascii="Times New Roman" w:hAnsi="Times New Roman" w:cs="Times New Roman"/>
            <w:color w:val="410C01"/>
            <w:sz w:val="20"/>
            <w:szCs w:val="20"/>
          </w:rPr>
          <w:t>ʃ</w:t>
        </w:r>
        <w:r>
          <w:rPr>
            <w:rFonts w:ascii="Sylfaen" w:hAnsi="Sylfaen"/>
            <w:color w:val="410C01"/>
            <w:sz w:val="20"/>
            <w:szCs w:val="20"/>
          </w:rPr>
          <w:t>/</w:t>
        </w:r>
      </w:ins>
      <w:del w:id="19" w:author="Rachel Sabatello" w:date="2024-11-15T14:29:00Z" w16du:dateUtc="2024-11-15T19:29:00Z">
        <w:r w:rsidR="00A548BE" w:rsidDel="005425B7">
          <w:rPr>
            <w:rFonts w:ascii="Sylfaen" w:hAnsi="Sylfaen"/>
            <w:color w:val="410C01"/>
            <w:sz w:val="20"/>
            <w:szCs w:val="20"/>
          </w:rPr>
          <w:delText>Specifically, w</w:delText>
        </w:r>
      </w:del>
      <w:del w:id="20" w:author="Rachel Sabatello" w:date="2024-11-15T14:32:00Z" w16du:dateUtc="2024-11-15T19:32:00Z">
        <w:r w:rsidR="00A548BE" w:rsidDel="005425B7">
          <w:rPr>
            <w:rFonts w:ascii="Sylfaen" w:hAnsi="Sylfaen"/>
            <w:color w:val="410C01"/>
            <w:sz w:val="20"/>
            <w:szCs w:val="20"/>
          </w:rPr>
          <w:delText xml:space="preserve">e </w:delText>
        </w:r>
        <w:r w:rsidR="00A41AD5" w:rsidRPr="00E629AA" w:rsidDel="005425B7">
          <w:rPr>
            <w:rFonts w:ascii="Sylfaen" w:hAnsi="Sylfaen"/>
            <w:color w:val="410C01"/>
            <w:sz w:val="20"/>
            <w:szCs w:val="20"/>
          </w:rPr>
          <w:delText>measur</w:delText>
        </w:r>
        <w:r w:rsidR="00D2542F" w:rsidDel="005425B7">
          <w:rPr>
            <w:rFonts w:ascii="Sylfaen" w:hAnsi="Sylfaen"/>
            <w:color w:val="410C01"/>
            <w:sz w:val="20"/>
            <w:szCs w:val="20"/>
          </w:rPr>
          <w:delText>e</w:delText>
        </w:r>
      </w:del>
      <w:del w:id="21" w:author="Rachel Sabatello" w:date="2024-11-15T14:36:00Z" w16du:dateUtc="2024-11-15T19:36:00Z">
        <w:r w:rsidR="00A41AD5" w:rsidRPr="00E629AA" w:rsidDel="005425B7">
          <w:rPr>
            <w:rFonts w:ascii="Sylfaen" w:hAnsi="Sylfaen"/>
            <w:color w:val="410C01"/>
            <w:sz w:val="20"/>
            <w:szCs w:val="20"/>
          </w:rPr>
          <w:delText xml:space="preserve"> participants’ perceptual adaptation </w:delText>
        </w:r>
        <w:r w:rsidR="00D2542F" w:rsidDel="005425B7">
          <w:rPr>
            <w:rFonts w:ascii="Sylfaen" w:hAnsi="Sylfaen"/>
            <w:color w:val="410C01"/>
            <w:sz w:val="20"/>
            <w:szCs w:val="20"/>
          </w:rPr>
          <w:delText>/s/-</w:delText>
        </w:r>
        <w:r w:rsidR="00D2542F" w:rsidRPr="00E629AA" w:rsidDel="005425B7">
          <w:rPr>
            <w:rFonts w:ascii="Sylfaen" w:hAnsi="Sylfaen"/>
            <w:color w:val="410C01"/>
            <w:sz w:val="20"/>
            <w:szCs w:val="20"/>
          </w:rPr>
          <w:delText>/</w:delText>
        </w:r>
        <w:r w:rsidR="00D2542F" w:rsidRPr="00E629AA" w:rsidDel="005425B7">
          <w:rPr>
            <w:rFonts w:ascii="Times New Roman" w:hAnsi="Times New Roman" w:cs="Times New Roman"/>
            <w:color w:val="410C01"/>
            <w:sz w:val="20"/>
            <w:szCs w:val="20"/>
          </w:rPr>
          <w:delText>ʃ</w:delText>
        </w:r>
        <w:r w:rsidR="00D2542F" w:rsidRPr="00E629AA" w:rsidDel="005425B7">
          <w:rPr>
            <w:rFonts w:ascii="Sylfaen" w:hAnsi="Sylfaen"/>
            <w:color w:val="410C01"/>
            <w:sz w:val="20"/>
            <w:szCs w:val="20"/>
          </w:rPr>
          <w:delText xml:space="preserve">/ </w:delText>
        </w:r>
        <w:r w:rsidR="00A41AD5" w:rsidRPr="00E629AA" w:rsidDel="005425B7">
          <w:rPr>
            <w:rFonts w:ascii="Sylfaen" w:hAnsi="Sylfaen"/>
            <w:color w:val="410C01"/>
            <w:sz w:val="20"/>
            <w:szCs w:val="20"/>
          </w:rPr>
          <w:delText>productions</w:delText>
        </w:r>
      </w:del>
      <w:r w:rsidR="00A41AD5" w:rsidRPr="00E629AA">
        <w:rPr>
          <w:rFonts w:ascii="Sylfaen" w:hAnsi="Sylfaen"/>
          <w:color w:val="410C01"/>
          <w:sz w:val="20"/>
          <w:szCs w:val="20"/>
        </w:rPr>
        <w:t xml:space="preserve">.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exist on a continuum, spanning from </w:t>
      </w:r>
      <w:r w:rsidR="00D2542F">
        <w:rPr>
          <w:rFonts w:ascii="Sylfaen" w:hAnsi="Sylfaen"/>
          <w:color w:val="410C01"/>
          <w:sz w:val="20"/>
          <w:szCs w:val="20"/>
        </w:rPr>
        <w:t>an “s” sound (e.g., “</w:t>
      </w:r>
      <w:r w:rsidR="00D2542F">
        <w:rPr>
          <w:rFonts w:ascii="Sylfaen" w:hAnsi="Sylfaen"/>
          <w:b/>
          <w:bCs/>
          <w:color w:val="410C01"/>
          <w:sz w:val="20"/>
          <w:szCs w:val="20"/>
        </w:rPr>
        <w:t>S</w:t>
      </w:r>
      <w:r w:rsidR="00A41AD5" w:rsidRPr="00E629AA">
        <w:rPr>
          <w:rFonts w:ascii="Sylfaen" w:hAnsi="Sylfaen"/>
          <w:color w:val="410C01"/>
          <w:sz w:val="20"/>
          <w:szCs w:val="20"/>
        </w:rPr>
        <w:t>ock</w:t>
      </w:r>
      <w:r w:rsidR="00D2542F">
        <w:rPr>
          <w:rFonts w:ascii="Sylfaen" w:hAnsi="Sylfaen"/>
          <w:color w:val="410C01"/>
          <w:sz w:val="20"/>
          <w:szCs w:val="20"/>
        </w:rPr>
        <w:t>”)</w:t>
      </w:r>
      <w:r w:rsidR="00A41AD5" w:rsidRPr="00E629AA">
        <w:rPr>
          <w:rFonts w:ascii="Sylfaen" w:hAnsi="Sylfaen"/>
          <w:color w:val="410C01"/>
          <w:sz w:val="20"/>
          <w:szCs w:val="20"/>
        </w:rPr>
        <w:t xml:space="preserve"> to</w:t>
      </w:r>
      <w:r w:rsidR="00D2542F">
        <w:rPr>
          <w:rFonts w:ascii="Sylfaen" w:hAnsi="Sylfaen"/>
          <w:color w:val="410C01"/>
          <w:sz w:val="20"/>
          <w:szCs w:val="20"/>
        </w:rPr>
        <w:t xml:space="preserve"> an</w:t>
      </w:r>
      <w:r w:rsidR="00A41AD5" w:rsidRPr="00E629AA">
        <w:rPr>
          <w:rFonts w:ascii="Sylfaen" w:hAnsi="Sylfaen"/>
          <w:color w:val="410C01"/>
          <w:sz w:val="20"/>
          <w:szCs w:val="20"/>
        </w:rPr>
        <w:t xml:space="preserve"> </w:t>
      </w:r>
      <w:r w:rsidR="00D2542F">
        <w:rPr>
          <w:rFonts w:ascii="Sylfaen" w:hAnsi="Sylfaen"/>
          <w:color w:val="410C01"/>
          <w:sz w:val="20"/>
          <w:szCs w:val="20"/>
        </w:rPr>
        <w:t>“sh”</w:t>
      </w:r>
      <w:r w:rsidR="00D2542F" w:rsidRPr="00E629AA">
        <w:rPr>
          <w:rFonts w:ascii="Sylfaen" w:hAnsi="Sylfaen"/>
          <w:color w:val="410C01"/>
          <w:sz w:val="20"/>
          <w:szCs w:val="20"/>
        </w:rPr>
        <w:t xml:space="preserve"> </w:t>
      </w:r>
      <w:r w:rsidR="00D2542F">
        <w:rPr>
          <w:rFonts w:ascii="Sylfaen" w:hAnsi="Sylfaen"/>
          <w:color w:val="410C01"/>
          <w:sz w:val="20"/>
          <w:szCs w:val="20"/>
        </w:rPr>
        <w:t>sound (e.g., “</w:t>
      </w:r>
      <w:r w:rsidR="00D2542F">
        <w:rPr>
          <w:rFonts w:ascii="Sylfaen" w:hAnsi="Sylfaen"/>
          <w:b/>
          <w:bCs/>
          <w:color w:val="410C01"/>
          <w:sz w:val="20"/>
          <w:szCs w:val="20"/>
        </w:rPr>
        <w:t>S</w:t>
      </w:r>
      <w:r w:rsidR="00A41AD5" w:rsidRPr="005425B7">
        <w:rPr>
          <w:rFonts w:ascii="Sylfaen" w:hAnsi="Sylfaen"/>
          <w:b/>
          <w:bCs/>
          <w:color w:val="410C01"/>
          <w:sz w:val="20"/>
          <w:szCs w:val="20"/>
          <w:rPrChange w:id="22" w:author="Rachel Sabatello" w:date="2024-11-15T14:29:00Z" w16du:dateUtc="2024-11-15T19:29:00Z">
            <w:rPr>
              <w:rFonts w:ascii="Sylfaen" w:hAnsi="Sylfaen"/>
              <w:color w:val="410C01"/>
              <w:sz w:val="20"/>
              <w:szCs w:val="20"/>
            </w:rPr>
          </w:rPrChange>
        </w:rPr>
        <w:t>h</w:t>
      </w:r>
      <w:r w:rsidR="00A41AD5" w:rsidRPr="00E629AA">
        <w:rPr>
          <w:rFonts w:ascii="Sylfaen" w:hAnsi="Sylfaen"/>
          <w:color w:val="410C01"/>
          <w:sz w:val="20"/>
          <w:szCs w:val="20"/>
        </w:rPr>
        <w:t>ock</w:t>
      </w:r>
      <w:r w:rsidR="00D2542F">
        <w:rPr>
          <w:rFonts w:ascii="Sylfaen" w:hAnsi="Sylfaen"/>
          <w:color w:val="410C01"/>
          <w:sz w:val="20"/>
          <w:szCs w:val="20"/>
        </w:rPr>
        <w:t xml:space="preserve">”). This continuum </w:t>
      </w:r>
      <w:r w:rsidR="00A41AD5">
        <w:rPr>
          <w:rFonts w:ascii="Sylfaen" w:hAnsi="Sylfaen"/>
          <w:color w:val="410C01"/>
          <w:sz w:val="20"/>
          <w:szCs w:val="20"/>
        </w:rPr>
        <w:t xml:space="preserve">is determined by </w:t>
      </w:r>
      <w:r w:rsidR="00F62B99">
        <w:rPr>
          <w:rFonts w:ascii="Sylfaen" w:hAnsi="Sylfaen"/>
          <w:color w:val="410C01"/>
          <w:sz w:val="20"/>
          <w:szCs w:val="20"/>
        </w:rPr>
        <w:t>spectral</w:t>
      </w:r>
      <w:r w:rsidR="00A41AD5">
        <w:rPr>
          <w:rFonts w:ascii="Sylfaen" w:hAnsi="Sylfaen"/>
          <w:color w:val="410C01"/>
          <w:sz w:val="20"/>
          <w:szCs w:val="20"/>
        </w:rPr>
        <w:t xml:space="preserve"> energy</w:t>
      </w:r>
      <w:r w:rsidR="00D2542F">
        <w:rPr>
          <w:rFonts w:ascii="Sylfaen" w:hAnsi="Sylfaen"/>
          <w:color w:val="410C01"/>
          <w:sz w:val="20"/>
          <w:szCs w:val="20"/>
        </w:rPr>
        <w:t xml:space="preserve">, where </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548BE">
        <w:rPr>
          <w:rFonts w:ascii="Sylfaen" w:hAnsi="Sylfaen"/>
          <w:color w:val="410C01"/>
          <w:sz w:val="20"/>
          <w:szCs w:val="20"/>
        </w:rPr>
        <w:t>tends to be</w:t>
      </w:r>
      <w:r w:rsidR="00D2542F">
        <w:rPr>
          <w:rFonts w:ascii="Sylfaen" w:hAnsi="Sylfaen"/>
          <w:color w:val="410C01"/>
          <w:sz w:val="20"/>
          <w:szCs w:val="20"/>
        </w:rPr>
        <w:t xml:space="preserve"> produced with more </w:t>
      </w:r>
      <w:r w:rsidR="00F62B99">
        <w:rPr>
          <w:rFonts w:ascii="Sylfaen" w:hAnsi="Sylfaen"/>
          <w:color w:val="410C01"/>
          <w:sz w:val="20"/>
          <w:szCs w:val="20"/>
        </w:rPr>
        <w:t xml:space="preserve">spectral </w:t>
      </w:r>
      <w:r w:rsidR="00D2542F">
        <w:rPr>
          <w:rFonts w:ascii="Sylfaen" w:hAnsi="Sylfaen"/>
          <w:color w:val="410C01"/>
          <w:sz w:val="20"/>
          <w:szCs w:val="20"/>
        </w:rPr>
        <w:t>energy than /s/ in English</w:t>
      </w:r>
      <w:r w:rsidR="00A41AD5">
        <w:rPr>
          <w:rFonts w:ascii="Sylfaen" w:hAnsi="Sylfaen"/>
          <w:color w:val="410C01"/>
          <w:sz w:val="20"/>
          <w:szCs w:val="20"/>
        </w:rPr>
        <w:t xml:space="preserve"> (</w:t>
      </w:r>
      <w:r w:rsidR="0006061D">
        <w:rPr>
          <w:rFonts w:ascii="Sylfaen" w:hAnsi="Sylfaen"/>
          <w:color w:val="410C01"/>
          <w:sz w:val="20"/>
          <w:szCs w:val="20"/>
        </w:rPr>
        <w:t>Drouin et al., 2016</w:t>
      </w:r>
      <w:r w:rsidR="00A41AD5">
        <w:rPr>
          <w:rFonts w:ascii="Sylfaen" w:hAnsi="Sylfaen"/>
          <w:color w:val="410C01"/>
          <w:sz w:val="20"/>
          <w:szCs w:val="20"/>
        </w:rPr>
        <w:t>).</w:t>
      </w:r>
      <w:r w:rsidR="00A41AD5" w:rsidRPr="00E629AA">
        <w:rPr>
          <w:rFonts w:ascii="Sylfaen" w:hAnsi="Sylfaen"/>
          <w:color w:val="410C01"/>
          <w:sz w:val="20"/>
          <w:szCs w:val="20"/>
        </w:rPr>
        <w:t xml:space="preserve"> </w:t>
      </w:r>
      <w:r w:rsidR="00D2542F">
        <w:rPr>
          <w:rFonts w:ascii="Sylfaen" w:hAnsi="Sylfaen"/>
          <w:color w:val="410C01"/>
          <w:sz w:val="20"/>
          <w:szCs w:val="20"/>
        </w:rPr>
        <w:t xml:space="preserve">However, </w:t>
      </w:r>
      <w:r w:rsidR="00E0469E">
        <w:rPr>
          <w:rFonts w:ascii="Sylfaen" w:hAnsi="Sylfaen"/>
          <w:color w:val="410C01"/>
          <w:sz w:val="20"/>
          <w:szCs w:val="20"/>
        </w:rPr>
        <w:t>the perceptual boundary between /s/-</w:t>
      </w:r>
      <w:r w:rsidR="00E0469E" w:rsidRPr="00E629AA">
        <w:rPr>
          <w:rFonts w:ascii="Sylfaen" w:hAnsi="Sylfaen"/>
          <w:color w:val="410C01"/>
          <w:sz w:val="20"/>
          <w:szCs w:val="20"/>
        </w:rPr>
        <w:t>/</w:t>
      </w:r>
      <w:r w:rsidR="00E0469E" w:rsidRPr="00E629AA">
        <w:rPr>
          <w:rFonts w:ascii="Times New Roman" w:hAnsi="Times New Roman" w:cs="Times New Roman"/>
          <w:color w:val="410C01"/>
          <w:sz w:val="20"/>
          <w:szCs w:val="20"/>
        </w:rPr>
        <w:t>ʃ</w:t>
      </w:r>
      <w:r w:rsidR="00A5441D" w:rsidRPr="00E629AA">
        <w:rPr>
          <w:rFonts w:ascii="Sylfaen" w:hAnsi="Sylfaen"/>
          <w:color w:val="410C01"/>
          <w:sz w:val="20"/>
          <w:szCs w:val="20"/>
        </w:rPr>
        <w:t>/</w:t>
      </w:r>
      <w:r w:rsidR="00F913B1" w:rsidRPr="00F913B1">
        <w:rPr>
          <w:rFonts w:ascii="Sylfaen" w:hAnsi="Sylfaen"/>
          <w:color w:val="410C01"/>
          <w:sz w:val="20"/>
          <w:szCs w:val="20"/>
        </w:rPr>
        <w:t>—</w:t>
      </w:r>
      <w:r w:rsidR="00ED51A8">
        <w:rPr>
          <w:rFonts w:ascii="Sylfaen" w:hAnsi="Sylfaen"/>
          <w:color w:val="410C01"/>
          <w:sz w:val="20"/>
          <w:szCs w:val="20"/>
        </w:rPr>
        <w:t>w</w:t>
      </w:r>
      <w:r w:rsidR="0068473E">
        <w:rPr>
          <w:rFonts w:ascii="Sylfaen" w:hAnsi="Sylfaen"/>
          <w:color w:val="410C01"/>
          <w:sz w:val="20"/>
          <w:szCs w:val="20"/>
        </w:rPr>
        <w:t xml:space="preserve">hen a </w:t>
      </w:r>
      <w:r w:rsidR="00ED51A8">
        <w:rPr>
          <w:rFonts w:ascii="Sylfaen" w:hAnsi="Sylfaen"/>
          <w:color w:val="410C01"/>
          <w:sz w:val="20"/>
          <w:szCs w:val="20"/>
        </w:rPr>
        <w:t>“s”</w:t>
      </w:r>
      <w:r w:rsidR="0068473E">
        <w:rPr>
          <w:rFonts w:ascii="Sylfaen" w:hAnsi="Sylfaen"/>
          <w:color w:val="410C01"/>
          <w:sz w:val="20"/>
          <w:szCs w:val="20"/>
        </w:rPr>
        <w:t xml:space="preserve"> sound begins to be perceived as a </w:t>
      </w:r>
      <w:r w:rsidR="00ED51A8">
        <w:rPr>
          <w:rFonts w:ascii="Sylfaen" w:hAnsi="Sylfaen"/>
          <w:color w:val="410C01"/>
          <w:sz w:val="20"/>
          <w:szCs w:val="20"/>
        </w:rPr>
        <w:t>“sh”</w:t>
      </w:r>
      <w:r w:rsidR="0068473E">
        <w:rPr>
          <w:rFonts w:ascii="Sylfaen" w:hAnsi="Sylfaen"/>
          <w:color w:val="410C01"/>
          <w:sz w:val="20"/>
          <w:szCs w:val="20"/>
        </w:rPr>
        <w:t xml:space="preserve"> sound and vice versa</w:t>
      </w:r>
      <w:r w:rsidR="00F913B1" w:rsidRPr="00F913B1">
        <w:rPr>
          <w:rFonts w:ascii="Sylfaen" w:hAnsi="Sylfaen"/>
          <w:color w:val="410C01"/>
          <w:sz w:val="20"/>
          <w:szCs w:val="20"/>
        </w:rPr>
        <w:t>—</w:t>
      </w:r>
      <w:r w:rsidR="00D2542F">
        <w:rPr>
          <w:rFonts w:ascii="Sylfaen" w:hAnsi="Sylfaen"/>
          <w:color w:val="410C01"/>
          <w:sz w:val="20"/>
          <w:szCs w:val="20"/>
        </w:rPr>
        <w:t xml:space="preserve">is variable </w:t>
      </w:r>
      <w:r w:rsidR="00E0469E">
        <w:rPr>
          <w:rFonts w:ascii="Sylfaen" w:hAnsi="Sylfaen"/>
          <w:color w:val="410C01"/>
          <w:sz w:val="20"/>
          <w:szCs w:val="20"/>
        </w:rPr>
        <w:t>across</w:t>
      </w:r>
      <w:r w:rsidR="00D2542F">
        <w:rPr>
          <w:rFonts w:ascii="Sylfaen" w:hAnsi="Sylfaen"/>
          <w:color w:val="410C01"/>
          <w:sz w:val="20"/>
          <w:szCs w:val="20"/>
        </w:rPr>
        <w:t xml:space="preserve"> listeners</w:t>
      </w:r>
      <w:r w:rsidR="00F62B99">
        <w:rPr>
          <w:rFonts w:ascii="Sylfaen" w:hAnsi="Sylfaen"/>
          <w:color w:val="410C01"/>
          <w:sz w:val="20"/>
          <w:szCs w:val="20"/>
        </w:rPr>
        <w:t xml:space="preserve"> (</w:t>
      </w:r>
      <w:r w:rsidR="00F62B99" w:rsidRPr="00F62B99">
        <w:rPr>
          <w:rFonts w:ascii="Sylfaen" w:hAnsi="Sylfaen"/>
          <w:color w:val="410C01"/>
          <w:sz w:val="20"/>
          <w:szCs w:val="20"/>
        </w:rPr>
        <w:t>Norris, McQueen, &amp; Cutler, 2003</w:t>
      </w:r>
      <w:r w:rsidR="0006061D">
        <w:rPr>
          <w:rFonts w:ascii="Sylfaen" w:hAnsi="Sylfaen"/>
          <w:color w:val="410C01"/>
          <w:sz w:val="20"/>
          <w:szCs w:val="20"/>
        </w:rPr>
        <w:t>)</w:t>
      </w:r>
      <w:r w:rsidR="00E0469E">
        <w:rPr>
          <w:rFonts w:ascii="Sylfaen" w:hAnsi="Sylfaen"/>
          <w:color w:val="410C01"/>
          <w:sz w:val="20"/>
          <w:szCs w:val="20"/>
        </w:rPr>
        <w:t>.</w:t>
      </w:r>
      <w:r w:rsidR="00ED51A8">
        <w:rPr>
          <w:rFonts w:ascii="Sylfaen" w:hAnsi="Sylfaen"/>
          <w:color w:val="410C01"/>
          <w:sz w:val="20"/>
          <w:szCs w:val="20"/>
        </w:rPr>
        <w:t xml:space="preserve"> </w:t>
      </w:r>
      <w:r w:rsidR="00A41AD5" w:rsidRPr="00E629AA">
        <w:rPr>
          <w:rFonts w:ascii="Sylfaen" w:hAnsi="Sylfaen"/>
          <w:color w:val="410C01"/>
          <w:sz w:val="20"/>
          <w:szCs w:val="20"/>
        </w:rPr>
        <w:t xml:space="preserve">Earlier research suggests that listeners’ adaptation to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w:t>
      </w:r>
      <w:r w:rsidR="00A41AD5" w:rsidRPr="00E629AA">
        <w:rPr>
          <w:rFonts w:ascii="Sylfaen" w:hAnsi="Sylfaen"/>
          <w:color w:val="410C01"/>
          <w:sz w:val="20"/>
          <w:szCs w:val="20"/>
        </w:rPr>
        <w:t xml:space="preserve"> production is talker-specific, meaning that listeners adjust their perceived boundary between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A5441D">
        <w:rPr>
          <w:rFonts w:ascii="Sylfaen" w:hAnsi="Sylfaen"/>
          <w:color w:val="410C01"/>
          <w:sz w:val="20"/>
          <w:szCs w:val="20"/>
        </w:rPr>
        <w:t xml:space="preserve">/ </w:t>
      </w:r>
      <w:r w:rsidR="00A5441D" w:rsidRPr="00E629AA">
        <w:rPr>
          <w:rFonts w:ascii="Sylfaen" w:hAnsi="Sylfaen"/>
          <w:color w:val="410C01"/>
          <w:sz w:val="20"/>
          <w:szCs w:val="20"/>
        </w:rPr>
        <w:t>for</w:t>
      </w:r>
      <w:r w:rsidR="00A41AD5" w:rsidRPr="00E629AA">
        <w:rPr>
          <w:rFonts w:ascii="Sylfaen" w:hAnsi="Sylfaen"/>
          <w:color w:val="410C01"/>
          <w:sz w:val="20"/>
          <w:szCs w:val="20"/>
        </w:rPr>
        <w:t xml:space="preserve"> each talker </w:t>
      </w:r>
      <w:ins w:id="23" w:author="Rachel Sabatello" w:date="2024-11-15T14:33:00Z" w16du:dateUtc="2024-11-15T19:33:00Z">
        <w:r>
          <w:rPr>
            <w:rFonts w:ascii="Sylfaen" w:hAnsi="Sylfaen"/>
            <w:color w:val="410C01"/>
            <w:sz w:val="20"/>
            <w:szCs w:val="20"/>
          </w:rPr>
          <w:t xml:space="preserve">oppose to across talkers </w:t>
        </w:r>
      </w:ins>
      <w:r w:rsidR="00A41AD5" w:rsidRPr="00E629AA">
        <w:rPr>
          <w:rFonts w:ascii="Sylfaen" w:hAnsi="Sylfaen"/>
          <w:color w:val="410C01"/>
          <w:sz w:val="20"/>
          <w:szCs w:val="20"/>
        </w:rPr>
        <w:t>(Kraljic &amp; Samuel, 2005</w:t>
      </w:r>
      <w:r w:rsidR="00ED51A8">
        <w:rPr>
          <w:rFonts w:ascii="Sylfaen" w:hAnsi="Sylfaen"/>
          <w:color w:val="410C01"/>
          <w:sz w:val="20"/>
          <w:szCs w:val="20"/>
        </w:rPr>
        <w:t xml:space="preserve">). </w:t>
      </w:r>
    </w:p>
    <w:p w14:paraId="73703F7F" w14:textId="3DDAD909" w:rsidR="00ED51A8" w:rsidRDefault="00F913B1" w:rsidP="00A41AD5">
      <w:pPr>
        <w:rPr>
          <w:rFonts w:ascii="Sylfaen" w:hAnsi="Sylfaen"/>
          <w:color w:val="410C01"/>
          <w:sz w:val="20"/>
          <w:szCs w:val="20"/>
        </w:rPr>
      </w:pPr>
      <w:r>
        <w:rPr>
          <w:rFonts w:ascii="Sylfaen" w:hAnsi="Sylfaen"/>
          <w:color w:val="410C01"/>
          <w:sz w:val="20"/>
          <w:szCs w:val="20"/>
        </w:rPr>
        <w:t>We chose to the /s/-</w:t>
      </w:r>
      <w:r w:rsidRPr="00E629AA">
        <w:rPr>
          <w:rFonts w:ascii="Sylfaen" w:hAnsi="Sylfaen"/>
          <w:color w:val="410C01"/>
          <w:sz w:val="20"/>
          <w:szCs w:val="20"/>
        </w:rPr>
        <w:t>/</w:t>
      </w:r>
      <w:r w:rsidRPr="00E629AA">
        <w:rPr>
          <w:rFonts w:ascii="Times New Roman" w:hAnsi="Times New Roman" w:cs="Times New Roman"/>
          <w:color w:val="410C01"/>
          <w:sz w:val="20"/>
          <w:szCs w:val="20"/>
        </w:rPr>
        <w:t>ʃ</w:t>
      </w:r>
      <w:r w:rsidRPr="00E629AA">
        <w:rPr>
          <w:rFonts w:ascii="Sylfaen" w:hAnsi="Sylfaen"/>
          <w:color w:val="410C01"/>
          <w:sz w:val="20"/>
          <w:szCs w:val="20"/>
        </w:rPr>
        <w:t>/</w:t>
      </w:r>
      <w:r>
        <w:rPr>
          <w:rFonts w:ascii="Sylfaen" w:hAnsi="Sylfaen"/>
          <w:color w:val="410C01"/>
          <w:sz w:val="20"/>
          <w:szCs w:val="20"/>
        </w:rPr>
        <w:t xml:space="preserve"> continuum as our measure for this experiment because of its talker-specific quality; this ideally </w:t>
      </w:r>
      <w:r w:rsidR="00A548BE">
        <w:rPr>
          <w:rFonts w:ascii="Sylfaen" w:hAnsi="Sylfaen"/>
          <w:color w:val="410C01"/>
          <w:sz w:val="20"/>
          <w:szCs w:val="20"/>
        </w:rPr>
        <w:t>allowed us to simulate two talkers with inversely atypical /s/-</w:t>
      </w:r>
      <w:r w:rsidR="00A548BE" w:rsidRPr="00E629AA">
        <w:rPr>
          <w:rFonts w:ascii="Sylfaen" w:hAnsi="Sylfaen"/>
          <w:color w:val="410C01"/>
          <w:sz w:val="20"/>
          <w:szCs w:val="20"/>
        </w:rPr>
        <w:t>/</w:t>
      </w:r>
      <w:r w:rsidR="00A548BE" w:rsidRPr="00E629AA">
        <w:rPr>
          <w:rFonts w:ascii="Times New Roman" w:hAnsi="Times New Roman" w:cs="Times New Roman"/>
          <w:color w:val="410C01"/>
          <w:sz w:val="20"/>
          <w:szCs w:val="20"/>
        </w:rPr>
        <w:t>ʃ</w:t>
      </w:r>
      <w:r w:rsidR="00A548BE" w:rsidRPr="00E629AA">
        <w:rPr>
          <w:rFonts w:ascii="Sylfaen" w:hAnsi="Sylfaen"/>
          <w:color w:val="410C01"/>
          <w:sz w:val="20"/>
          <w:szCs w:val="20"/>
        </w:rPr>
        <w:t>/ productions</w:t>
      </w:r>
      <w:r w:rsidR="00E30C95">
        <w:rPr>
          <w:rFonts w:ascii="Sylfaen" w:hAnsi="Sylfaen"/>
          <w:color w:val="410C01"/>
          <w:sz w:val="20"/>
          <w:szCs w:val="20"/>
        </w:rPr>
        <w:t>—</w:t>
      </w:r>
      <w:r w:rsidR="00A548BE">
        <w:rPr>
          <w:rFonts w:ascii="Sylfaen" w:hAnsi="Sylfaen"/>
          <w:color w:val="410C01"/>
          <w:sz w:val="20"/>
          <w:szCs w:val="20"/>
        </w:rPr>
        <w:t xml:space="preserve">e.g., Talker A produces </w:t>
      </w:r>
      <w:r w:rsidR="00E30C95">
        <w:rPr>
          <w:rFonts w:ascii="Sylfaen" w:hAnsi="Sylfaen"/>
          <w:color w:val="410C01"/>
          <w:sz w:val="20"/>
          <w:szCs w:val="20"/>
        </w:rPr>
        <w:t xml:space="preserve">a typical “s” sound and an atypical “sh” sound (“?sh”, as in </w:t>
      </w:r>
      <w:proofErr w:type="spellStart"/>
      <w:r w:rsidR="00E30C95">
        <w:rPr>
          <w:rFonts w:ascii="Sylfaen" w:hAnsi="Sylfaen"/>
          <w:color w:val="410C01"/>
          <w:sz w:val="20"/>
          <w:szCs w:val="20"/>
        </w:rPr>
        <w:t>Publi</w:t>
      </w:r>
      <w:r w:rsidR="00E30C95">
        <w:rPr>
          <w:rFonts w:ascii="Sylfaen" w:hAnsi="Sylfaen"/>
          <w:b/>
          <w:bCs/>
          <w:color w:val="410C01"/>
          <w:sz w:val="20"/>
          <w:szCs w:val="20"/>
        </w:rPr>
        <w:t>ss</w:t>
      </w:r>
      <w:r w:rsidR="00E30C95">
        <w:rPr>
          <w:rFonts w:ascii="Sylfaen" w:hAnsi="Sylfaen"/>
          <w:color w:val="410C01"/>
          <w:sz w:val="20"/>
          <w:szCs w:val="20"/>
        </w:rPr>
        <w:t>er</w:t>
      </w:r>
      <w:proofErr w:type="spellEnd"/>
      <w:r w:rsidR="00E30C95">
        <w:rPr>
          <w:rFonts w:ascii="Sylfaen" w:hAnsi="Sylfaen"/>
          <w:color w:val="410C01"/>
          <w:sz w:val="20"/>
          <w:szCs w:val="20"/>
        </w:rPr>
        <w:t xml:space="preserve">), while Talker B produce a typical “sh” sound and an atypical “s” sound (“?s”, as in </w:t>
      </w:r>
      <w:proofErr w:type="spellStart"/>
      <w:r w:rsidR="00E30C95">
        <w:rPr>
          <w:rFonts w:ascii="Sylfaen" w:hAnsi="Sylfaen"/>
          <w:color w:val="410C01"/>
          <w:sz w:val="20"/>
          <w:szCs w:val="20"/>
        </w:rPr>
        <w:t>Dino</w:t>
      </w:r>
      <w:r w:rsidR="00E30C95">
        <w:rPr>
          <w:rFonts w:ascii="Sylfaen" w:hAnsi="Sylfaen"/>
          <w:b/>
          <w:bCs/>
          <w:color w:val="410C01"/>
          <w:sz w:val="20"/>
          <w:szCs w:val="20"/>
        </w:rPr>
        <w:t>sh</w:t>
      </w:r>
      <w:r w:rsidR="00E30C95">
        <w:rPr>
          <w:rFonts w:ascii="Sylfaen" w:hAnsi="Sylfaen"/>
          <w:color w:val="410C01"/>
          <w:sz w:val="20"/>
          <w:szCs w:val="20"/>
        </w:rPr>
        <w:t>aur</w:t>
      </w:r>
      <w:proofErr w:type="spellEnd"/>
      <w:r w:rsidR="00E30C95">
        <w:rPr>
          <w:rFonts w:ascii="Sylfaen" w:hAnsi="Sylfaen"/>
          <w:color w:val="410C01"/>
          <w:sz w:val="20"/>
          <w:szCs w:val="20"/>
        </w:rPr>
        <w:t>)—without</w:t>
      </w:r>
      <w:r>
        <w:rPr>
          <w:rFonts w:ascii="Sylfaen" w:hAnsi="Sylfaen"/>
          <w:color w:val="410C01"/>
          <w:sz w:val="20"/>
          <w:szCs w:val="20"/>
        </w:rPr>
        <w:t xml:space="preserve"> </w:t>
      </w:r>
      <w:r w:rsidR="00A41AD5" w:rsidRPr="00E629AA">
        <w:rPr>
          <w:rFonts w:ascii="Sylfaen" w:hAnsi="Sylfaen"/>
          <w:color w:val="410C01"/>
          <w:sz w:val="20"/>
          <w:szCs w:val="20"/>
        </w:rPr>
        <w:t xml:space="preserve">cross-talker contamination </w:t>
      </w:r>
      <w:r w:rsidR="00E30C95">
        <w:rPr>
          <w:rFonts w:ascii="Sylfaen" w:hAnsi="Sylfaen"/>
          <w:color w:val="410C01"/>
          <w:sz w:val="20"/>
          <w:szCs w:val="20"/>
        </w:rPr>
        <w:t>of</w:t>
      </w:r>
      <w:r w:rsidR="00A41AD5" w:rsidRPr="00E629AA">
        <w:rPr>
          <w:rFonts w:ascii="Sylfaen" w:hAnsi="Sylfaen"/>
          <w:color w:val="410C01"/>
          <w:sz w:val="20"/>
          <w:szCs w:val="20"/>
        </w:rPr>
        <w:t xml:space="preserve"> </w:t>
      </w:r>
      <w:r w:rsidR="00E30C95">
        <w:rPr>
          <w:rFonts w:ascii="Sylfaen" w:hAnsi="Sylfaen"/>
          <w:color w:val="410C01"/>
          <w:sz w:val="20"/>
          <w:szCs w:val="20"/>
        </w:rPr>
        <w:t xml:space="preserve">perceptual </w:t>
      </w:r>
      <w:r w:rsidR="00A41AD5" w:rsidRPr="00E629AA">
        <w:rPr>
          <w:rFonts w:ascii="Sylfaen" w:hAnsi="Sylfaen"/>
          <w:color w:val="410C01"/>
          <w:sz w:val="20"/>
          <w:szCs w:val="20"/>
        </w:rPr>
        <w:t>adaptation</w:t>
      </w:r>
      <w:r w:rsidR="00E30C95">
        <w:rPr>
          <w:rFonts w:ascii="Sylfaen" w:hAnsi="Sylfaen"/>
          <w:color w:val="410C01"/>
          <w:sz w:val="20"/>
          <w:szCs w:val="20"/>
        </w:rPr>
        <w:t xml:space="preserve"> </w:t>
      </w:r>
      <w:r w:rsidR="00A41AD5" w:rsidRPr="00E629AA">
        <w:rPr>
          <w:rFonts w:ascii="Sylfaen" w:hAnsi="Sylfaen"/>
          <w:color w:val="410C01"/>
          <w:sz w:val="20"/>
          <w:szCs w:val="20"/>
        </w:rPr>
        <w:t>(Cummings &amp; Theodore, 2022</w:t>
      </w:r>
      <w:r w:rsidR="0068473E">
        <w:rPr>
          <w:rFonts w:ascii="Sylfaen" w:hAnsi="Sylfaen"/>
          <w:color w:val="410C01"/>
          <w:sz w:val="20"/>
          <w:szCs w:val="20"/>
        </w:rPr>
        <w:t>;</w:t>
      </w:r>
      <w:r w:rsidR="0068473E" w:rsidRPr="0068473E">
        <w:rPr>
          <w:rFonts w:ascii="Sylfaen" w:hAnsi="Sylfaen"/>
          <w:color w:val="410C01"/>
          <w:sz w:val="20"/>
          <w:szCs w:val="20"/>
        </w:rPr>
        <w:t xml:space="preserve"> Kraljic</w:t>
      </w:r>
      <w:r w:rsidR="0068473E">
        <w:rPr>
          <w:rFonts w:ascii="Sylfaen" w:hAnsi="Sylfaen"/>
          <w:color w:val="410C01"/>
          <w:sz w:val="20"/>
          <w:szCs w:val="20"/>
        </w:rPr>
        <w:t xml:space="preserve"> &amp; S</w:t>
      </w:r>
      <w:r w:rsidR="0068473E" w:rsidRPr="0068473E">
        <w:rPr>
          <w:rFonts w:ascii="Sylfaen" w:hAnsi="Sylfaen"/>
          <w:color w:val="410C01"/>
          <w:sz w:val="20"/>
          <w:szCs w:val="20"/>
        </w:rPr>
        <w:t>amuel</w:t>
      </w:r>
      <w:r w:rsidR="0068473E">
        <w:rPr>
          <w:rFonts w:ascii="Sylfaen" w:hAnsi="Sylfaen"/>
          <w:color w:val="410C01"/>
          <w:sz w:val="20"/>
          <w:szCs w:val="20"/>
        </w:rPr>
        <w:t>, 2007</w:t>
      </w:r>
      <w:r w:rsidR="00A41AD5" w:rsidRPr="00E629AA">
        <w:rPr>
          <w:rFonts w:ascii="Sylfaen" w:hAnsi="Sylfaen"/>
          <w:color w:val="410C01"/>
          <w:sz w:val="20"/>
          <w:szCs w:val="20"/>
        </w:rPr>
        <w:t xml:space="preserve">). </w:t>
      </w:r>
      <w:r>
        <w:rPr>
          <w:rFonts w:ascii="Sylfaen" w:hAnsi="Sylfaen"/>
          <w:color w:val="410C01"/>
          <w:sz w:val="20"/>
          <w:szCs w:val="20"/>
        </w:rPr>
        <w:t xml:space="preserve"> </w:t>
      </w:r>
      <w:r w:rsidR="00ED51A8">
        <w:rPr>
          <w:rFonts w:ascii="Sylfaen" w:hAnsi="Sylfaen"/>
          <w:color w:val="410C01"/>
          <w:sz w:val="20"/>
          <w:szCs w:val="20"/>
        </w:rPr>
        <w:t>Many earlier studies (</w:t>
      </w:r>
      <w:r w:rsidR="00ED51A8" w:rsidRPr="00E629AA">
        <w:rPr>
          <w:rFonts w:ascii="Sylfaen" w:hAnsi="Sylfaen"/>
          <w:color w:val="410C01"/>
          <w:sz w:val="20"/>
          <w:szCs w:val="20"/>
        </w:rPr>
        <w:t>Cummings &amp; Theodore, 2022</w:t>
      </w:r>
      <w:r w:rsidR="00ED51A8">
        <w:rPr>
          <w:rFonts w:ascii="Sylfaen" w:hAnsi="Sylfaen"/>
          <w:color w:val="410C01"/>
          <w:sz w:val="20"/>
          <w:szCs w:val="20"/>
        </w:rPr>
        <w:t>;</w:t>
      </w:r>
      <w:r w:rsidR="00ED51A8" w:rsidRPr="0068473E">
        <w:rPr>
          <w:rFonts w:ascii="Sylfaen" w:hAnsi="Sylfaen"/>
          <w:color w:val="410C01"/>
          <w:sz w:val="20"/>
          <w:szCs w:val="20"/>
        </w:rPr>
        <w:t xml:space="preserve"> Kraljic</w:t>
      </w:r>
      <w:r w:rsidR="00ED51A8">
        <w:rPr>
          <w:rFonts w:ascii="Sylfaen" w:hAnsi="Sylfaen"/>
          <w:color w:val="410C01"/>
          <w:sz w:val="20"/>
          <w:szCs w:val="20"/>
        </w:rPr>
        <w:t xml:space="preserve"> &amp; S</w:t>
      </w:r>
      <w:r w:rsidR="00ED51A8" w:rsidRPr="0068473E">
        <w:rPr>
          <w:rFonts w:ascii="Sylfaen" w:hAnsi="Sylfaen"/>
          <w:color w:val="410C01"/>
          <w:sz w:val="20"/>
          <w:szCs w:val="20"/>
        </w:rPr>
        <w:t>amuel</w:t>
      </w:r>
      <w:r w:rsidR="00ED51A8">
        <w:rPr>
          <w:rFonts w:ascii="Sylfaen" w:hAnsi="Sylfaen"/>
          <w:color w:val="410C01"/>
          <w:sz w:val="20"/>
          <w:szCs w:val="20"/>
        </w:rPr>
        <w:t xml:space="preserve">, 2007; </w:t>
      </w:r>
      <w:r w:rsidR="00ED51A8" w:rsidRPr="0068473E">
        <w:rPr>
          <w:rFonts w:ascii="Sylfaen" w:hAnsi="Sylfaen"/>
          <w:color w:val="410C01"/>
          <w:sz w:val="20"/>
          <w:szCs w:val="20"/>
        </w:rPr>
        <w:t>Trude</w:t>
      </w:r>
      <w:r w:rsidR="00ED51A8">
        <w:rPr>
          <w:rFonts w:ascii="Sylfaen" w:hAnsi="Sylfaen"/>
          <w:color w:val="410C01"/>
          <w:sz w:val="20"/>
          <w:szCs w:val="20"/>
        </w:rPr>
        <w:t xml:space="preserve"> </w:t>
      </w:r>
      <w:r w:rsidR="00ED51A8" w:rsidRPr="0068473E">
        <w:rPr>
          <w:rFonts w:ascii="Sylfaen" w:hAnsi="Sylfaen"/>
          <w:color w:val="410C01"/>
          <w:sz w:val="20"/>
          <w:szCs w:val="20"/>
        </w:rPr>
        <w:t>&amp; Brown-Schmidt</w:t>
      </w:r>
      <w:r w:rsidR="00ED51A8">
        <w:rPr>
          <w:rFonts w:ascii="Sylfaen" w:hAnsi="Sylfaen"/>
          <w:color w:val="410C01"/>
          <w:sz w:val="20"/>
          <w:szCs w:val="20"/>
        </w:rPr>
        <w:t xml:space="preserve">, </w:t>
      </w:r>
      <w:r w:rsidR="00ED51A8" w:rsidRPr="0068473E">
        <w:rPr>
          <w:rFonts w:ascii="Sylfaen" w:hAnsi="Sylfaen"/>
          <w:color w:val="410C01"/>
          <w:sz w:val="20"/>
          <w:szCs w:val="20"/>
        </w:rPr>
        <w:t>2012</w:t>
      </w:r>
      <w:r w:rsidR="00ED51A8">
        <w:rPr>
          <w:rFonts w:ascii="Sylfaen" w:hAnsi="Sylfaen"/>
          <w:color w:val="410C01"/>
          <w:sz w:val="20"/>
          <w:szCs w:val="20"/>
        </w:rPr>
        <w:t xml:space="preserve">; Luthra et al., 2021) have simulated two unique talkers within the same experimental exposure by presenting one talker as female-sounding, and another talker as male-sounding. </w:t>
      </w:r>
      <w:r w:rsidR="008F0D3D">
        <w:rPr>
          <w:rFonts w:ascii="Sylfaen" w:hAnsi="Sylfaen"/>
          <w:color w:val="410C01"/>
          <w:sz w:val="20"/>
          <w:szCs w:val="20"/>
        </w:rPr>
        <w:t>We adopted this same strategy</w:t>
      </w:r>
      <w:r w:rsidR="00E30C95">
        <w:rPr>
          <w:rFonts w:ascii="Sylfaen" w:hAnsi="Sylfaen"/>
          <w:color w:val="410C01"/>
          <w:sz w:val="20"/>
          <w:szCs w:val="20"/>
        </w:rPr>
        <w:t>, as well as attempting to simulate different spatial positioning assigning each verbal stream exclusively to one ear, to simulate two distinct talkers.</w:t>
      </w:r>
    </w:p>
    <w:p w14:paraId="7A6B02A1" w14:textId="77777777" w:rsidR="008C599A" w:rsidRDefault="00D2542F" w:rsidP="00A4433A">
      <w:pPr>
        <w:rPr>
          <w:rFonts w:ascii="Sylfaen" w:hAnsi="Sylfaen"/>
          <w:b/>
          <w:bCs/>
          <w:color w:val="410C01"/>
          <w:sz w:val="20"/>
          <w:szCs w:val="20"/>
        </w:rPr>
      </w:pPr>
      <w:r w:rsidRPr="00D86024">
        <w:rPr>
          <w:rFonts w:ascii="Sylfaen" w:hAnsi="Sylfaen"/>
          <w:b/>
          <w:bCs/>
          <w:color w:val="410C01"/>
          <w:sz w:val="20"/>
          <w:szCs w:val="20"/>
        </w:rPr>
        <w:t>Materials</w:t>
      </w:r>
    </w:p>
    <w:p w14:paraId="61D93591" w14:textId="49F698DC" w:rsidR="00F152BC" w:rsidRPr="00F152BC" w:rsidRDefault="00F152BC" w:rsidP="00D2542F">
      <w:r>
        <w:rPr>
          <w:rFonts w:ascii="Sylfaen" w:hAnsi="Sylfaen"/>
          <w:color w:val="410C01"/>
          <w:sz w:val="20"/>
          <w:szCs w:val="20"/>
        </w:rPr>
        <w:t xml:space="preserve">This experiment utilizes two types of stimuli: </w:t>
      </w:r>
      <w:r w:rsidRPr="00F152BC">
        <w:rPr>
          <w:rFonts w:ascii="Sylfaen" w:hAnsi="Sylfaen"/>
          <w:i/>
          <w:iCs/>
          <w:color w:val="410C01"/>
          <w:sz w:val="20"/>
          <w:szCs w:val="20"/>
        </w:rPr>
        <w:t>Exposure Items</w:t>
      </w:r>
      <w:r>
        <w:rPr>
          <w:rFonts w:ascii="Sylfaen" w:hAnsi="Sylfaen"/>
          <w:color w:val="410C01"/>
          <w:sz w:val="20"/>
          <w:szCs w:val="20"/>
        </w:rPr>
        <w:t xml:space="preserve"> and </w:t>
      </w:r>
      <w:r w:rsidRPr="00F152BC">
        <w:rPr>
          <w:rFonts w:ascii="Sylfaen" w:hAnsi="Sylfaen"/>
          <w:i/>
          <w:iCs/>
          <w:color w:val="410C01"/>
          <w:sz w:val="20"/>
          <w:szCs w:val="20"/>
        </w:rPr>
        <w:t>Test Items</w:t>
      </w:r>
      <w:r>
        <w:rPr>
          <w:rFonts w:ascii="Sylfaen" w:hAnsi="Sylfaen"/>
          <w:color w:val="410C01"/>
          <w:sz w:val="20"/>
          <w:szCs w:val="20"/>
        </w:rPr>
        <w:t>.</w:t>
      </w:r>
      <w:r w:rsidR="00E30C95">
        <w:rPr>
          <w:rFonts w:ascii="Sylfaen" w:hAnsi="Sylfaen"/>
          <w:color w:val="410C01"/>
          <w:sz w:val="20"/>
          <w:szCs w:val="20"/>
        </w:rPr>
        <w:t xml:space="preserve"> </w:t>
      </w:r>
      <w:r w:rsidR="0049270D">
        <w:rPr>
          <w:rFonts w:ascii="Sylfaen" w:hAnsi="Sylfaen"/>
          <w:color w:val="410C01"/>
          <w:sz w:val="20"/>
          <w:szCs w:val="20"/>
        </w:rPr>
        <w:t>Items refer to the sound pairings</w:t>
      </w:r>
      <w:r w:rsidR="00542002">
        <w:rPr>
          <w:rFonts w:ascii="Sylfaen" w:hAnsi="Sylfaen"/>
          <w:color w:val="410C01"/>
          <w:sz w:val="20"/>
          <w:szCs w:val="20"/>
        </w:rPr>
        <w:t xml:space="preserve"> </w:t>
      </w:r>
      <w:r w:rsidR="0049270D">
        <w:rPr>
          <w:rFonts w:ascii="Sylfaen" w:hAnsi="Sylfaen"/>
          <w:color w:val="410C01"/>
          <w:sz w:val="20"/>
          <w:szCs w:val="20"/>
        </w:rPr>
        <w:t>within each stimulus (i.e., S Word + Sh Word</w:t>
      </w:r>
      <w:proofErr w:type="gramStart"/>
      <w:r w:rsidR="0049270D">
        <w:rPr>
          <w:rFonts w:ascii="Sylfaen" w:hAnsi="Sylfaen"/>
          <w:color w:val="410C01"/>
          <w:sz w:val="20"/>
          <w:szCs w:val="20"/>
        </w:rPr>
        <w:t>, ?s</w:t>
      </w:r>
      <w:proofErr w:type="gramEnd"/>
      <w:r w:rsidR="0049270D">
        <w:rPr>
          <w:rFonts w:ascii="Sylfaen" w:hAnsi="Sylfaen"/>
          <w:color w:val="410C01"/>
          <w:sz w:val="20"/>
          <w:szCs w:val="20"/>
        </w:rPr>
        <w:t xml:space="preserve"> Word + ?sh Word, Word + Nonword), independent of the </w:t>
      </w:r>
      <w:r w:rsidR="007769EF">
        <w:rPr>
          <w:rFonts w:ascii="Sylfaen" w:hAnsi="Sylfaen"/>
          <w:color w:val="410C01"/>
          <w:sz w:val="20"/>
          <w:szCs w:val="20"/>
        </w:rPr>
        <w:t>v</w:t>
      </w:r>
      <w:r w:rsidR="0049270D">
        <w:rPr>
          <w:rFonts w:ascii="Sylfaen" w:hAnsi="Sylfaen"/>
          <w:color w:val="410C01"/>
          <w:sz w:val="20"/>
          <w:szCs w:val="20"/>
        </w:rPr>
        <w:t xml:space="preserve">oice that produces them. </w:t>
      </w:r>
      <w:r w:rsidRPr="00274469">
        <w:rPr>
          <w:rFonts w:ascii="Sylfaen" w:hAnsi="Sylfaen"/>
          <w:color w:val="410C01"/>
          <w:sz w:val="20"/>
          <w:szCs w:val="20"/>
        </w:rPr>
        <w:t>Exposure Items</w:t>
      </w:r>
      <w:r w:rsidR="00E30C95">
        <w:rPr>
          <w:rFonts w:ascii="Sylfaen" w:hAnsi="Sylfaen"/>
          <w:color w:val="410C01"/>
          <w:sz w:val="20"/>
          <w:szCs w:val="20"/>
        </w:rPr>
        <w:t xml:space="preserve"> present </w:t>
      </w:r>
      <w:r w:rsidR="00CF7A30">
        <w:rPr>
          <w:rFonts w:ascii="Sylfaen" w:hAnsi="Sylfaen"/>
          <w:color w:val="410C01"/>
          <w:sz w:val="20"/>
          <w:szCs w:val="20"/>
        </w:rPr>
        <w:t>two talkers per stimulus</w:t>
      </w:r>
      <w:r>
        <w:rPr>
          <w:rFonts w:ascii="Sylfaen" w:hAnsi="Sylfaen"/>
          <w:color w:val="410C01"/>
          <w:sz w:val="20"/>
          <w:szCs w:val="20"/>
        </w:rPr>
        <w:t xml:space="preserve"> in the form of </w:t>
      </w:r>
      <w:r w:rsidR="00CF7A30">
        <w:rPr>
          <w:rFonts w:ascii="Sylfaen" w:hAnsi="Sylfaen"/>
          <w:color w:val="410C01"/>
          <w:sz w:val="20"/>
          <w:szCs w:val="20"/>
        </w:rPr>
        <w:t xml:space="preserve">2-alternative </w:t>
      </w:r>
      <w:r>
        <w:rPr>
          <w:rFonts w:ascii="Sylfaen" w:hAnsi="Sylfaen"/>
          <w:color w:val="410C01"/>
          <w:sz w:val="20"/>
          <w:szCs w:val="20"/>
        </w:rPr>
        <w:t>forced-choice</w:t>
      </w:r>
      <w:r w:rsidR="00CF7A30">
        <w:rPr>
          <w:rFonts w:ascii="Sylfaen" w:hAnsi="Sylfaen"/>
          <w:color w:val="410C01"/>
          <w:sz w:val="20"/>
          <w:szCs w:val="20"/>
        </w:rPr>
        <w:t xml:space="preserve"> (2-AFC)</w:t>
      </w:r>
      <w:r>
        <w:rPr>
          <w:rFonts w:ascii="Sylfaen" w:hAnsi="Sylfaen"/>
          <w:color w:val="410C01"/>
          <w:sz w:val="20"/>
          <w:szCs w:val="20"/>
        </w:rPr>
        <w:t xml:space="preserve"> lexical </w:t>
      </w:r>
      <w:r w:rsidR="00CF7A30">
        <w:rPr>
          <w:rFonts w:ascii="Sylfaen" w:hAnsi="Sylfaen"/>
          <w:color w:val="410C01"/>
          <w:sz w:val="20"/>
          <w:szCs w:val="20"/>
        </w:rPr>
        <w:t>recognition</w:t>
      </w:r>
      <w:r>
        <w:rPr>
          <w:rFonts w:ascii="Sylfaen" w:hAnsi="Sylfaen"/>
          <w:color w:val="410C01"/>
          <w:sz w:val="20"/>
          <w:szCs w:val="20"/>
        </w:rPr>
        <w:t xml:space="preserve"> tasks</w:t>
      </w:r>
      <w:r w:rsidR="00CF7A30">
        <w:rPr>
          <w:rFonts w:ascii="Sylfaen" w:hAnsi="Sylfaen"/>
          <w:color w:val="410C01"/>
          <w:sz w:val="20"/>
          <w:szCs w:val="20"/>
        </w:rPr>
        <w:t>, where p</w:t>
      </w:r>
      <w:r>
        <w:rPr>
          <w:rFonts w:ascii="Sylfaen" w:hAnsi="Sylfaen"/>
          <w:color w:val="410C01"/>
          <w:sz w:val="20"/>
          <w:szCs w:val="20"/>
        </w:rPr>
        <w:t>articipant must report whether</w:t>
      </w:r>
      <w:r w:rsidR="00274469">
        <w:rPr>
          <w:rFonts w:ascii="Sylfaen" w:hAnsi="Sylfaen"/>
          <w:color w:val="410C01"/>
          <w:sz w:val="20"/>
          <w:szCs w:val="20"/>
        </w:rPr>
        <w:t xml:space="preserve"> </w:t>
      </w:r>
      <w:r w:rsidR="00054011">
        <w:rPr>
          <w:rFonts w:ascii="Sylfaen" w:hAnsi="Sylfaen"/>
          <w:color w:val="410C01"/>
          <w:sz w:val="20"/>
          <w:szCs w:val="20"/>
        </w:rPr>
        <w:t xml:space="preserve">the </w:t>
      </w:r>
      <w:r w:rsidR="00E30C95">
        <w:rPr>
          <w:rFonts w:ascii="Sylfaen" w:hAnsi="Sylfaen"/>
          <w:color w:val="410C01"/>
          <w:sz w:val="20"/>
          <w:szCs w:val="20"/>
        </w:rPr>
        <w:t xml:space="preserve">Attended </w:t>
      </w:r>
      <w:r w:rsidR="00274469">
        <w:rPr>
          <w:rFonts w:ascii="Sylfaen" w:hAnsi="Sylfaen"/>
          <w:color w:val="410C01"/>
          <w:sz w:val="20"/>
          <w:szCs w:val="20"/>
        </w:rPr>
        <w:t>Talker</w:t>
      </w:r>
      <w:r w:rsidR="00E30C95">
        <w:rPr>
          <w:rFonts w:ascii="Sylfaen" w:hAnsi="Sylfaen"/>
          <w:color w:val="410C01"/>
          <w:sz w:val="20"/>
          <w:szCs w:val="20"/>
        </w:rPr>
        <w:t xml:space="preserve"> says </w:t>
      </w:r>
      <w:r w:rsidR="00274469">
        <w:rPr>
          <w:rFonts w:ascii="Sylfaen" w:hAnsi="Sylfaen"/>
          <w:color w:val="410C01"/>
          <w:sz w:val="20"/>
          <w:szCs w:val="20"/>
        </w:rPr>
        <w:t xml:space="preserve">a Word of a Nonword. Exposure Items </w:t>
      </w:r>
      <w:r>
        <w:rPr>
          <w:rFonts w:ascii="Sylfaen" w:hAnsi="Sylfaen"/>
          <w:color w:val="410C01"/>
          <w:sz w:val="20"/>
          <w:szCs w:val="20"/>
        </w:rPr>
        <w:t xml:space="preserve">can be categorized as either </w:t>
      </w:r>
      <w:r w:rsidRPr="00274469">
        <w:rPr>
          <w:rFonts w:ascii="Sylfaen" w:hAnsi="Sylfaen"/>
          <w:color w:val="410C01"/>
          <w:sz w:val="20"/>
          <w:szCs w:val="20"/>
        </w:rPr>
        <w:t>Critical Items</w:t>
      </w:r>
      <w:r>
        <w:rPr>
          <w:rFonts w:ascii="Sylfaen" w:hAnsi="Sylfaen"/>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present) </w:t>
      </w:r>
      <w:r>
        <w:rPr>
          <w:rFonts w:ascii="Sylfaen" w:hAnsi="Sylfaen"/>
          <w:color w:val="410C01"/>
          <w:sz w:val="20"/>
          <w:szCs w:val="20"/>
        </w:rPr>
        <w:t xml:space="preserve">or </w:t>
      </w:r>
      <w:r w:rsidRPr="00274469">
        <w:rPr>
          <w:rFonts w:ascii="Sylfaen" w:hAnsi="Sylfaen"/>
          <w:color w:val="410C01"/>
          <w:sz w:val="20"/>
          <w:szCs w:val="20"/>
        </w:rPr>
        <w:t>Filler Items</w:t>
      </w:r>
      <w:r w:rsidR="00E30C95">
        <w:rPr>
          <w:rFonts w:ascii="Sylfaen" w:hAnsi="Sylfaen"/>
          <w:i/>
          <w:iCs/>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lacking). Test Items </w:t>
      </w:r>
      <w:r w:rsidR="00CF7A30">
        <w:rPr>
          <w:rFonts w:ascii="Sylfaen" w:hAnsi="Sylfaen"/>
          <w:color w:val="410C01"/>
          <w:sz w:val="20"/>
          <w:szCs w:val="20"/>
        </w:rPr>
        <w:t xml:space="preserve">present one talker per </w:t>
      </w:r>
      <w:r w:rsidR="00E72F70">
        <w:rPr>
          <w:rFonts w:ascii="Sylfaen" w:hAnsi="Sylfaen"/>
          <w:color w:val="410C01"/>
          <w:sz w:val="20"/>
          <w:szCs w:val="20"/>
        </w:rPr>
        <w:t>stimulus and</w:t>
      </w:r>
      <w:r w:rsidR="00CF7A30">
        <w:rPr>
          <w:rFonts w:ascii="Sylfaen" w:hAnsi="Sylfaen"/>
          <w:color w:val="410C01"/>
          <w:sz w:val="20"/>
          <w:szCs w:val="20"/>
        </w:rPr>
        <w:t xml:space="preserve"> are in the form of 2-AFC lexical </w:t>
      </w:r>
      <w:r w:rsidR="00CE7070">
        <w:rPr>
          <w:rFonts w:ascii="Sylfaen" w:hAnsi="Sylfaen"/>
          <w:color w:val="410C01"/>
          <w:sz w:val="20"/>
          <w:szCs w:val="20"/>
        </w:rPr>
        <w:t>decision</w:t>
      </w:r>
      <w:r w:rsidR="00187B9D">
        <w:rPr>
          <w:rFonts w:ascii="Sylfaen" w:hAnsi="Sylfaen"/>
          <w:color w:val="410C01"/>
          <w:sz w:val="20"/>
          <w:szCs w:val="20"/>
        </w:rPr>
        <w:t xml:space="preserve"> </w:t>
      </w:r>
      <w:r w:rsidR="00CF7A30">
        <w:rPr>
          <w:rFonts w:ascii="Sylfaen" w:hAnsi="Sylfaen"/>
          <w:color w:val="410C01"/>
          <w:sz w:val="20"/>
          <w:szCs w:val="20"/>
        </w:rPr>
        <w:t xml:space="preserve">task where the participant must report if they perceive Sound A </w:t>
      </w:r>
      <w:r w:rsidR="00767F0B">
        <w:rPr>
          <w:rFonts w:ascii="Sylfaen" w:hAnsi="Sylfaen"/>
          <w:color w:val="410C01"/>
          <w:sz w:val="20"/>
          <w:szCs w:val="20"/>
        </w:rPr>
        <w:t xml:space="preserve">(ASI) </w:t>
      </w:r>
      <w:r w:rsidR="00CF7A30">
        <w:rPr>
          <w:rFonts w:ascii="Sylfaen" w:hAnsi="Sylfaen"/>
          <w:color w:val="410C01"/>
          <w:sz w:val="20"/>
          <w:szCs w:val="20"/>
        </w:rPr>
        <w:t>or Sound B</w:t>
      </w:r>
      <w:r w:rsidR="00767F0B">
        <w:rPr>
          <w:rFonts w:ascii="Sylfaen" w:hAnsi="Sylfaen"/>
          <w:color w:val="410C01"/>
          <w:sz w:val="20"/>
          <w:szCs w:val="20"/>
        </w:rPr>
        <w:t xml:space="preserve"> (ASHI)</w:t>
      </w:r>
      <w:r w:rsidR="00CF7A30">
        <w:rPr>
          <w:rFonts w:ascii="Sylfaen" w:hAnsi="Sylfaen"/>
          <w:color w:val="410C01"/>
          <w:sz w:val="20"/>
          <w:szCs w:val="20"/>
        </w:rPr>
        <w:t>.</w:t>
      </w:r>
    </w:p>
    <w:p w14:paraId="2DEBC2D9" w14:textId="3C6AB58D" w:rsidR="00D2542F" w:rsidRPr="008C599A" w:rsidRDefault="00F152BC" w:rsidP="00D2542F">
      <w:pPr>
        <w:rPr>
          <w:rFonts w:ascii="Sylfaen" w:hAnsi="Sylfaen"/>
          <w:i/>
          <w:iCs/>
          <w:color w:val="410C01"/>
          <w:sz w:val="20"/>
          <w:szCs w:val="20"/>
        </w:rPr>
      </w:pPr>
      <w:r>
        <w:rPr>
          <w:rFonts w:ascii="Sylfaen" w:hAnsi="Sylfaen"/>
          <w:i/>
          <w:iCs/>
          <w:color w:val="410C01"/>
          <w:sz w:val="20"/>
          <w:szCs w:val="20"/>
        </w:rPr>
        <w:t>Exposure Items</w:t>
      </w:r>
    </w:p>
    <w:p w14:paraId="50BA1DC2" w14:textId="7CA71563" w:rsidR="00857E63" w:rsidRDefault="00E0469E" w:rsidP="00CD010F">
      <w:pPr>
        <w:rPr>
          <w:rFonts w:ascii="Sylfaen" w:hAnsi="Sylfaen"/>
          <w:color w:val="410C01"/>
          <w:sz w:val="20"/>
          <w:szCs w:val="20"/>
        </w:rPr>
      </w:pPr>
      <w:r>
        <w:rPr>
          <w:rFonts w:ascii="Sylfaen" w:hAnsi="Sylfaen"/>
          <w:color w:val="410C01"/>
          <w:sz w:val="20"/>
          <w:szCs w:val="20"/>
        </w:rPr>
        <w:t>The</w:t>
      </w:r>
      <w:r w:rsidR="00BB2BD9">
        <w:rPr>
          <w:rFonts w:ascii="Sylfaen" w:hAnsi="Sylfaen"/>
          <w:color w:val="410C01"/>
          <w:sz w:val="20"/>
          <w:szCs w:val="20"/>
        </w:rPr>
        <w:t xml:space="preserve"> experimental</w:t>
      </w:r>
      <w:r w:rsidR="00347B9B" w:rsidRPr="00E629AA">
        <w:rPr>
          <w:rFonts w:ascii="Sylfaen" w:hAnsi="Sylfaen"/>
          <w:color w:val="410C01"/>
          <w:sz w:val="20"/>
          <w:szCs w:val="20"/>
        </w:rPr>
        <w:t xml:space="preserve"> stimuli </w:t>
      </w:r>
      <w:r>
        <w:rPr>
          <w:rFonts w:ascii="Sylfaen" w:hAnsi="Sylfaen"/>
          <w:color w:val="410C01"/>
          <w:sz w:val="20"/>
          <w:szCs w:val="20"/>
        </w:rPr>
        <w:t xml:space="preserve">were </w:t>
      </w:r>
      <w:r w:rsidR="00347B9B" w:rsidRPr="00E629AA">
        <w:rPr>
          <w:rFonts w:ascii="Sylfaen" w:hAnsi="Sylfaen"/>
          <w:color w:val="410C01"/>
          <w:sz w:val="20"/>
          <w:szCs w:val="20"/>
        </w:rPr>
        <w:t xml:space="preserve">adapted from </w:t>
      </w:r>
      <w:r>
        <w:rPr>
          <w:rFonts w:ascii="Sylfaen" w:hAnsi="Sylfaen"/>
          <w:color w:val="410C01"/>
          <w:sz w:val="20"/>
          <w:szCs w:val="20"/>
        </w:rPr>
        <w:t xml:space="preserve">the female stimuli set </w:t>
      </w:r>
      <w:r w:rsidR="00347B9B" w:rsidRPr="00E629AA">
        <w:rPr>
          <w:rFonts w:ascii="Sylfaen" w:hAnsi="Sylfaen"/>
          <w:color w:val="410C01"/>
          <w:sz w:val="20"/>
          <w:szCs w:val="20"/>
        </w:rPr>
        <w:t xml:space="preserve">developed </w:t>
      </w:r>
      <w:r>
        <w:rPr>
          <w:rFonts w:ascii="Sylfaen" w:hAnsi="Sylfaen"/>
          <w:color w:val="410C01"/>
          <w:sz w:val="20"/>
          <w:szCs w:val="20"/>
        </w:rPr>
        <w:t>by</w:t>
      </w:r>
      <w:r w:rsidR="00FB7BD5">
        <w:rPr>
          <w:rFonts w:ascii="Sylfaen" w:hAnsi="Sylfaen"/>
          <w:color w:val="410C01"/>
          <w:sz w:val="20"/>
          <w:szCs w:val="20"/>
        </w:rPr>
        <w:t xml:space="preserve"> </w:t>
      </w:r>
      <w:r>
        <w:rPr>
          <w:rFonts w:ascii="Sylfaen" w:hAnsi="Sylfaen"/>
          <w:color w:val="410C01"/>
          <w:sz w:val="20"/>
          <w:szCs w:val="20"/>
        </w:rPr>
        <w:t>Tanya Kraljic and</w:t>
      </w:r>
      <w:r w:rsidR="00FB7BD5">
        <w:rPr>
          <w:rFonts w:ascii="Sylfaen" w:hAnsi="Sylfaen"/>
          <w:color w:val="410C01"/>
          <w:sz w:val="20"/>
          <w:szCs w:val="20"/>
        </w:rPr>
        <w:t xml:space="preserve"> </w:t>
      </w:r>
      <w:r>
        <w:rPr>
          <w:rFonts w:ascii="Sylfaen" w:hAnsi="Sylfaen"/>
          <w:color w:val="410C01"/>
          <w:sz w:val="20"/>
          <w:szCs w:val="20"/>
        </w:rPr>
        <w:t>Arthur Samuel (</w:t>
      </w:r>
      <w:r w:rsidR="00347B9B" w:rsidRPr="00E629AA">
        <w:rPr>
          <w:rFonts w:ascii="Sylfaen" w:hAnsi="Sylfaen"/>
          <w:color w:val="410C01"/>
          <w:sz w:val="20"/>
          <w:szCs w:val="20"/>
        </w:rPr>
        <w:t>Kraljic &amp; Samuel, 2005</w:t>
      </w:r>
      <w:r>
        <w:rPr>
          <w:rFonts w:ascii="Sylfaen" w:hAnsi="Sylfaen"/>
          <w:color w:val="410C01"/>
          <w:sz w:val="20"/>
          <w:szCs w:val="20"/>
        </w:rPr>
        <w:t>)</w:t>
      </w:r>
      <w:r w:rsidR="00347B9B" w:rsidRPr="00E629AA">
        <w:rPr>
          <w:rFonts w:ascii="Sylfaen" w:hAnsi="Sylfaen"/>
          <w:color w:val="410C01"/>
          <w:sz w:val="20"/>
          <w:szCs w:val="20"/>
        </w:rPr>
        <w:t xml:space="preserve">. </w:t>
      </w:r>
      <w:r>
        <w:rPr>
          <w:rFonts w:ascii="Sylfaen" w:hAnsi="Sylfaen"/>
          <w:color w:val="410C01"/>
          <w:sz w:val="20"/>
          <w:szCs w:val="20"/>
        </w:rPr>
        <w:t>These stimuli included</w:t>
      </w:r>
      <w:r w:rsidR="005933AE">
        <w:rPr>
          <w:rFonts w:ascii="Sylfaen" w:hAnsi="Sylfaen"/>
          <w:color w:val="410C01"/>
          <w:sz w:val="20"/>
          <w:szCs w:val="20"/>
        </w:rPr>
        <w:t xml:space="preserve"> </w:t>
      </w:r>
      <w:r w:rsidR="00857E63" w:rsidRPr="00857E63">
        <w:rPr>
          <w:rFonts w:ascii="Sylfaen" w:hAnsi="Sylfaen"/>
          <w:color w:val="410C01"/>
          <w:sz w:val="20"/>
          <w:szCs w:val="20"/>
        </w:rPr>
        <w:t>2</w:t>
      </w:r>
      <w:r w:rsidRPr="00857E63">
        <w:rPr>
          <w:rFonts w:ascii="Sylfaen" w:hAnsi="Sylfaen"/>
          <w:color w:val="410C01"/>
          <w:sz w:val="20"/>
          <w:szCs w:val="20"/>
        </w:rPr>
        <w:t xml:space="preserve">0 critical </w:t>
      </w:r>
      <w:r w:rsidR="008C599A">
        <w:rPr>
          <w:rFonts w:ascii="Sylfaen" w:hAnsi="Sylfaen"/>
          <w:color w:val="410C01"/>
          <w:sz w:val="20"/>
          <w:szCs w:val="20"/>
        </w:rPr>
        <w:t>S W</w:t>
      </w:r>
      <w:r w:rsidRPr="00857E63">
        <w:rPr>
          <w:rFonts w:ascii="Sylfaen" w:hAnsi="Sylfaen"/>
          <w:color w:val="410C01"/>
          <w:sz w:val="20"/>
          <w:szCs w:val="20"/>
        </w:rPr>
        <w:t>ords</w:t>
      </w:r>
      <w:r w:rsidR="008C599A">
        <w:rPr>
          <w:rFonts w:ascii="Sylfaen" w:hAnsi="Sylfaen"/>
          <w:color w:val="410C01"/>
          <w:sz w:val="20"/>
          <w:szCs w:val="20"/>
        </w:rPr>
        <w:t xml:space="preserve"> that</w:t>
      </w:r>
      <w:r w:rsidRPr="00857E63">
        <w:rPr>
          <w:rFonts w:ascii="Sylfaen" w:hAnsi="Sylfaen"/>
          <w:color w:val="410C01"/>
          <w:sz w:val="20"/>
          <w:szCs w:val="20"/>
        </w:rPr>
        <w:t xml:space="preserve"> </w:t>
      </w:r>
      <w:r w:rsidR="00857E63" w:rsidRPr="00857E63">
        <w:rPr>
          <w:rFonts w:ascii="Sylfaen" w:hAnsi="Sylfaen"/>
          <w:color w:val="410C01"/>
          <w:sz w:val="20"/>
          <w:szCs w:val="20"/>
        </w:rPr>
        <w:t>included a /s/ sound</w:t>
      </w:r>
      <w:r w:rsidR="005933AE">
        <w:rPr>
          <w:rFonts w:ascii="Sylfaen" w:hAnsi="Sylfaen"/>
          <w:color w:val="410C01"/>
          <w:sz w:val="20"/>
          <w:szCs w:val="20"/>
        </w:rPr>
        <w:t xml:space="preserve"> (e.g., Para</w:t>
      </w:r>
      <w:r w:rsidR="005933AE">
        <w:rPr>
          <w:rFonts w:ascii="Sylfaen" w:hAnsi="Sylfaen"/>
          <w:b/>
          <w:bCs/>
          <w:color w:val="410C01"/>
          <w:sz w:val="20"/>
          <w:szCs w:val="20"/>
        </w:rPr>
        <w:t>s</w:t>
      </w:r>
      <w:r w:rsidR="005933AE">
        <w:rPr>
          <w:rFonts w:ascii="Sylfaen" w:hAnsi="Sylfaen"/>
          <w:color w:val="410C01"/>
          <w:sz w:val="20"/>
          <w:szCs w:val="20"/>
        </w:rPr>
        <w:t>ite,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Sylfaen" w:hAnsi="Sylfaen"/>
          <w:b/>
          <w:bCs/>
          <w:color w:val="410C01"/>
          <w:sz w:val="20"/>
          <w:szCs w:val="20"/>
        </w:rPr>
        <w:t>s</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xml:space="preserve"> </w:t>
      </w:r>
      <w:r w:rsidR="005933AE">
        <w:rPr>
          <w:rFonts w:ascii="Sylfaen" w:hAnsi="Sylfaen"/>
          <w:color w:val="410C01"/>
          <w:sz w:val="20"/>
          <w:szCs w:val="20"/>
        </w:rPr>
        <w:t>and 2</w:t>
      </w:r>
      <w:r w:rsidR="00857E63" w:rsidRPr="00857E63">
        <w:rPr>
          <w:rFonts w:ascii="Sylfaen" w:hAnsi="Sylfaen"/>
          <w:color w:val="410C01"/>
          <w:sz w:val="20"/>
          <w:szCs w:val="20"/>
        </w:rPr>
        <w:t xml:space="preserve">0 critical </w:t>
      </w:r>
      <w:r w:rsidR="008C599A">
        <w:rPr>
          <w:rFonts w:ascii="Sylfaen" w:hAnsi="Sylfaen"/>
          <w:color w:val="410C01"/>
          <w:sz w:val="20"/>
          <w:szCs w:val="20"/>
        </w:rPr>
        <w:t>Sh W</w:t>
      </w:r>
      <w:r w:rsidR="00857E63" w:rsidRPr="00857E63">
        <w:rPr>
          <w:rFonts w:ascii="Sylfaen" w:hAnsi="Sylfaen"/>
          <w:color w:val="410C01"/>
          <w:sz w:val="20"/>
          <w:szCs w:val="20"/>
        </w:rPr>
        <w:t>ords that included an /</w:t>
      </w:r>
      <w:r w:rsidR="00857E63" w:rsidRPr="00857E63">
        <w:rPr>
          <w:rFonts w:ascii="Times New Roman" w:hAnsi="Times New Roman" w:cs="Times New Roman"/>
          <w:color w:val="410C01"/>
          <w:sz w:val="20"/>
          <w:szCs w:val="20"/>
        </w:rPr>
        <w:t>ʃ</w:t>
      </w:r>
      <w:r w:rsidR="00857E63" w:rsidRPr="00857E63">
        <w:rPr>
          <w:rFonts w:ascii="Sylfaen" w:hAnsi="Sylfaen"/>
          <w:color w:val="410C01"/>
          <w:sz w:val="20"/>
          <w:szCs w:val="20"/>
        </w:rPr>
        <w:t>/</w:t>
      </w:r>
      <w:r w:rsidR="00A5441D">
        <w:rPr>
          <w:rFonts w:ascii="Sylfaen" w:hAnsi="Sylfaen"/>
          <w:color w:val="410C01"/>
          <w:sz w:val="20"/>
          <w:szCs w:val="20"/>
        </w:rPr>
        <w:t xml:space="preserve"> </w:t>
      </w:r>
      <w:r w:rsidR="00857E63" w:rsidRPr="00857E63">
        <w:rPr>
          <w:rFonts w:ascii="Sylfaen" w:hAnsi="Sylfaen"/>
          <w:color w:val="410C01"/>
          <w:sz w:val="20"/>
          <w:szCs w:val="20"/>
        </w:rPr>
        <w:t>sound</w:t>
      </w:r>
      <w:r w:rsidR="005933AE">
        <w:rPr>
          <w:rFonts w:ascii="Sylfaen" w:hAnsi="Sylfaen"/>
          <w:color w:val="410C01"/>
          <w:sz w:val="20"/>
          <w:szCs w:val="20"/>
        </w:rPr>
        <w:t xml:space="preserve"> (e.g., Ambi</w:t>
      </w:r>
      <w:r w:rsidR="005933AE" w:rsidRPr="005933AE">
        <w:rPr>
          <w:rFonts w:ascii="Sylfaen" w:hAnsi="Sylfaen"/>
          <w:b/>
          <w:bCs/>
          <w:color w:val="410C01"/>
          <w:sz w:val="20"/>
          <w:szCs w:val="20"/>
        </w:rPr>
        <w:t>ti</w:t>
      </w:r>
      <w:r w:rsidR="005933AE">
        <w:rPr>
          <w:rFonts w:ascii="Sylfaen" w:hAnsi="Sylfaen"/>
          <w:color w:val="410C01"/>
          <w:sz w:val="20"/>
          <w:szCs w:val="20"/>
        </w:rPr>
        <w:t>on, pronounced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sidRPr="005933AE">
        <w:rPr>
          <w:rFonts w:ascii="Times New Roman" w:hAnsi="Times New Roman" w:cs="Times New Roman"/>
          <w:b/>
          <w:bCs/>
          <w:color w:val="410C01"/>
          <w:sz w:val="20"/>
          <w:szCs w:val="20"/>
        </w:rPr>
        <w:t>ʃ</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 xml:space="preserve">/). </w:t>
      </w:r>
      <w:r w:rsidR="00767F0B">
        <w:rPr>
          <w:rFonts w:ascii="Sylfaen" w:hAnsi="Sylfaen"/>
          <w:color w:val="410C01"/>
          <w:sz w:val="20"/>
          <w:szCs w:val="20"/>
        </w:rPr>
        <w:t>The /s/-</w:t>
      </w:r>
      <w:r w:rsidR="00767F0B" w:rsidRPr="00857E63">
        <w:rPr>
          <w:rFonts w:ascii="Sylfaen" w:hAnsi="Sylfaen"/>
          <w:color w:val="410C01"/>
          <w:sz w:val="20"/>
          <w:szCs w:val="20"/>
        </w:rPr>
        <w:t>/</w:t>
      </w:r>
      <w:r w:rsidR="00767F0B" w:rsidRPr="00857E63">
        <w:rPr>
          <w:rFonts w:ascii="Times New Roman" w:hAnsi="Times New Roman" w:cs="Times New Roman"/>
          <w:color w:val="410C01"/>
          <w:sz w:val="20"/>
          <w:szCs w:val="20"/>
        </w:rPr>
        <w:t>ʃ</w:t>
      </w:r>
      <w:r w:rsidR="00767F0B" w:rsidRPr="00857E63">
        <w:rPr>
          <w:rFonts w:ascii="Sylfaen" w:hAnsi="Sylfaen"/>
          <w:color w:val="410C01"/>
          <w:sz w:val="20"/>
          <w:szCs w:val="20"/>
        </w:rPr>
        <w:t>/</w:t>
      </w:r>
      <w:r w:rsidR="00767F0B">
        <w:rPr>
          <w:rFonts w:ascii="Sylfaen" w:hAnsi="Sylfaen"/>
          <w:color w:val="410C01"/>
          <w:sz w:val="20"/>
          <w:szCs w:val="20"/>
        </w:rPr>
        <w:t xml:space="preserve"> sounds were presented within the first syllable in each word to optimize lexical access (Samuel, 2016). </w:t>
      </w:r>
      <w:r w:rsidR="00857E63" w:rsidRPr="005933AE">
        <w:rPr>
          <w:rFonts w:ascii="Sylfaen" w:hAnsi="Sylfaen"/>
          <w:color w:val="410C01"/>
          <w:sz w:val="20"/>
          <w:szCs w:val="20"/>
        </w:rPr>
        <w:t>These same 40 words</w:t>
      </w:r>
      <w:r w:rsidR="005933AE">
        <w:rPr>
          <w:rFonts w:ascii="Sylfaen" w:hAnsi="Sylfaen"/>
          <w:color w:val="410C01"/>
          <w:sz w:val="20"/>
          <w:szCs w:val="20"/>
        </w:rPr>
        <w:t xml:space="preserve"> were also</w:t>
      </w:r>
      <w:r w:rsidR="00857E63" w:rsidRPr="005933AE">
        <w:rPr>
          <w:rFonts w:ascii="Sylfaen" w:hAnsi="Sylfaen"/>
          <w:color w:val="410C01"/>
          <w:sz w:val="20"/>
          <w:szCs w:val="20"/>
        </w:rPr>
        <w:t xml:space="preserve"> produced with </w:t>
      </w:r>
      <w:r w:rsidR="005933AE">
        <w:rPr>
          <w:rFonts w:ascii="Sylfaen" w:hAnsi="Sylfaen"/>
          <w:color w:val="410C01"/>
          <w:sz w:val="20"/>
          <w:szCs w:val="20"/>
        </w:rPr>
        <w:t xml:space="preserve">a </w:t>
      </w:r>
      <w:r w:rsidR="00C620C5">
        <w:rPr>
          <w:rFonts w:ascii="Sylfaen" w:hAnsi="Sylfaen"/>
          <w:color w:val="410C01"/>
          <w:sz w:val="20"/>
          <w:szCs w:val="20"/>
        </w:rPr>
        <w:t>shifted</w:t>
      </w:r>
      <w:r w:rsidR="005933AE">
        <w:rPr>
          <w:rFonts w:ascii="Sylfaen" w:hAnsi="Sylfaen"/>
          <w:color w:val="410C01"/>
          <w:sz w:val="20"/>
          <w:szCs w:val="20"/>
        </w:rPr>
        <w:t xml:space="preserve"> sound</w:t>
      </w:r>
      <w:r w:rsidR="008C599A">
        <w:rPr>
          <w:rFonts w:ascii="Sylfaen" w:hAnsi="Sylfaen"/>
          <w:color w:val="410C01"/>
          <w:sz w:val="20"/>
          <w:szCs w:val="20"/>
        </w:rPr>
        <w:t xml:space="preserve">, referred to </w:t>
      </w:r>
      <w:proofErr w:type="gramStart"/>
      <w:r w:rsidR="008C599A">
        <w:rPr>
          <w:rFonts w:ascii="Sylfaen" w:hAnsi="Sylfaen"/>
          <w:color w:val="410C01"/>
          <w:sz w:val="20"/>
          <w:szCs w:val="20"/>
        </w:rPr>
        <w:t>as ?s</w:t>
      </w:r>
      <w:proofErr w:type="gramEnd"/>
      <w:r w:rsidR="008C599A">
        <w:rPr>
          <w:rFonts w:ascii="Sylfaen" w:hAnsi="Sylfaen"/>
          <w:color w:val="410C01"/>
          <w:sz w:val="20"/>
          <w:szCs w:val="20"/>
        </w:rPr>
        <w:t xml:space="preserve"> </w:t>
      </w:r>
      <w:r w:rsidR="00E5670D">
        <w:rPr>
          <w:rFonts w:ascii="Sylfaen" w:hAnsi="Sylfaen"/>
          <w:color w:val="410C01"/>
          <w:sz w:val="20"/>
          <w:szCs w:val="20"/>
        </w:rPr>
        <w:lastRenderedPageBreak/>
        <w:t>W</w:t>
      </w:r>
      <w:r w:rsidR="008C599A">
        <w:rPr>
          <w:rFonts w:ascii="Sylfaen" w:hAnsi="Sylfaen"/>
          <w:color w:val="410C01"/>
          <w:sz w:val="20"/>
          <w:szCs w:val="20"/>
        </w:rPr>
        <w:t xml:space="preserve">ords and ?sh Words respectively, </w:t>
      </w:r>
      <w:r w:rsidR="00CD010F">
        <w:rPr>
          <w:rFonts w:ascii="Sylfaen" w:hAnsi="Sylfaen"/>
          <w:color w:val="410C01"/>
          <w:sz w:val="20"/>
          <w:szCs w:val="20"/>
        </w:rPr>
        <w:t>that</w:t>
      </w:r>
      <w:r w:rsidR="008C599A">
        <w:rPr>
          <w:rFonts w:ascii="Sylfaen" w:hAnsi="Sylfaen"/>
          <w:color w:val="410C01"/>
          <w:sz w:val="20"/>
          <w:szCs w:val="20"/>
        </w:rPr>
        <w:t xml:space="preserve"> would</w:t>
      </w:r>
      <w:r w:rsidR="00F913B1">
        <w:rPr>
          <w:rFonts w:ascii="Sylfaen" w:hAnsi="Sylfaen"/>
          <w:color w:val="410C01"/>
          <w:sz w:val="20"/>
          <w:szCs w:val="20"/>
        </w:rPr>
        <w:t xml:space="preserve"> likely</w:t>
      </w:r>
      <w:r w:rsidR="008C599A">
        <w:rPr>
          <w:rFonts w:ascii="Sylfaen" w:hAnsi="Sylfaen"/>
          <w:color w:val="410C01"/>
          <w:sz w:val="20"/>
          <w:szCs w:val="20"/>
        </w:rPr>
        <w:t xml:space="preserve"> be</w:t>
      </w:r>
      <w:r w:rsidR="00CD010F">
        <w:rPr>
          <w:rFonts w:ascii="Sylfaen" w:hAnsi="Sylfaen"/>
          <w:color w:val="410C01"/>
          <w:sz w:val="20"/>
          <w:szCs w:val="20"/>
        </w:rPr>
        <w:t xml:space="preserve"> perceived as if </w:t>
      </w:r>
      <w:r w:rsidR="00E5670D">
        <w:rPr>
          <w:rFonts w:ascii="Sylfaen" w:hAnsi="Sylfaen"/>
          <w:color w:val="410C01"/>
          <w:sz w:val="20"/>
          <w:szCs w:val="20"/>
        </w:rPr>
        <w:t>‘s’ and “sh” are</w:t>
      </w:r>
      <w:r w:rsidR="008C599A">
        <w:rPr>
          <w:rFonts w:ascii="Sylfaen" w:hAnsi="Sylfaen"/>
          <w:color w:val="410C01"/>
          <w:sz w:val="20"/>
          <w:szCs w:val="20"/>
        </w:rPr>
        <w:t xml:space="preserve"> </w:t>
      </w:r>
      <w:r w:rsidR="00CD010F">
        <w:rPr>
          <w:rFonts w:ascii="Sylfaen" w:hAnsi="Sylfaen"/>
          <w:color w:val="410C01"/>
          <w:sz w:val="20"/>
          <w:szCs w:val="20"/>
        </w:rPr>
        <w:t xml:space="preserve">being </w:t>
      </w:r>
      <w:r w:rsidR="008E344D">
        <w:rPr>
          <w:rFonts w:ascii="Sylfaen" w:hAnsi="Sylfaen"/>
          <w:color w:val="410C01"/>
          <w:sz w:val="20"/>
          <w:szCs w:val="20"/>
        </w:rPr>
        <w:t>interchanged</w:t>
      </w:r>
      <w:r w:rsidR="00E5670D">
        <w:rPr>
          <w:rFonts w:ascii="Sylfaen" w:hAnsi="Sylfaen"/>
          <w:color w:val="410C01"/>
          <w:sz w:val="20"/>
          <w:szCs w:val="20"/>
        </w:rPr>
        <w:t xml:space="preserve"> to the typical U.S. Native</w:t>
      </w:r>
      <w:r w:rsidR="00742B79">
        <w:rPr>
          <w:rFonts w:ascii="Sylfaen" w:hAnsi="Sylfaen"/>
          <w:color w:val="410C01"/>
          <w:sz w:val="20"/>
          <w:szCs w:val="20"/>
        </w:rPr>
        <w:t xml:space="preserve"> English</w:t>
      </w:r>
      <w:r w:rsidR="00E5670D">
        <w:rPr>
          <w:rFonts w:ascii="Sylfaen" w:hAnsi="Sylfaen"/>
          <w:color w:val="410C01"/>
          <w:sz w:val="20"/>
          <w:szCs w:val="20"/>
        </w:rPr>
        <w:t xml:space="preserve"> speaker</w:t>
      </w:r>
      <w:r w:rsidR="00CD010F">
        <w:rPr>
          <w:rFonts w:ascii="Sylfaen" w:hAnsi="Sylfaen"/>
          <w:color w:val="410C01"/>
          <w:sz w:val="20"/>
          <w:szCs w:val="20"/>
        </w:rPr>
        <w:t xml:space="preserve"> </w:t>
      </w:r>
      <w:r w:rsidR="005933AE">
        <w:rPr>
          <w:rFonts w:ascii="Sylfaen" w:hAnsi="Sylfaen"/>
          <w:color w:val="410C01"/>
          <w:sz w:val="20"/>
          <w:szCs w:val="20"/>
        </w:rPr>
        <w:t xml:space="preserve">(e.g., </w:t>
      </w:r>
      <w:proofErr w:type="spellStart"/>
      <w:r w:rsidR="005933AE">
        <w:rPr>
          <w:rFonts w:ascii="Sylfaen" w:hAnsi="Sylfaen"/>
          <w:color w:val="410C01"/>
          <w:sz w:val="20"/>
          <w:szCs w:val="20"/>
        </w:rPr>
        <w:t>Para</w:t>
      </w:r>
      <w:r w:rsidR="005933AE">
        <w:rPr>
          <w:rFonts w:ascii="Sylfaen" w:hAnsi="Sylfaen"/>
          <w:b/>
          <w:bCs/>
          <w:color w:val="410C01"/>
          <w:sz w:val="20"/>
          <w:szCs w:val="20"/>
        </w:rPr>
        <w:t>sh</w:t>
      </w:r>
      <w:r w:rsidR="005933AE">
        <w:rPr>
          <w:rFonts w:ascii="Sylfaen" w:hAnsi="Sylfaen"/>
          <w:color w:val="410C01"/>
          <w:sz w:val="20"/>
          <w:szCs w:val="20"/>
        </w:rPr>
        <w:t>ite</w:t>
      </w:r>
      <w:proofErr w:type="spellEnd"/>
      <w:r w:rsidR="005933AE">
        <w:rPr>
          <w:rFonts w:ascii="Sylfaen" w:hAnsi="Sylfaen"/>
          <w:color w:val="410C01"/>
          <w:sz w:val="20"/>
          <w:szCs w:val="20"/>
        </w:rPr>
        <w:t>,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Times New Roman" w:hAnsi="Times New Roman" w:cs="Times New Roman"/>
          <w:b/>
          <w:bCs/>
          <w:color w:val="410C01"/>
          <w:sz w:val="20"/>
          <w:szCs w:val="20"/>
        </w:rPr>
        <w:t>ʃ</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e.g.,</w:t>
      </w:r>
      <w:r w:rsidR="005933AE">
        <w:rPr>
          <w:rFonts w:ascii="Sylfaen" w:hAnsi="Sylfaen"/>
          <w:color w:val="410C01"/>
          <w:sz w:val="20"/>
          <w:szCs w:val="20"/>
        </w:rPr>
        <w:t xml:space="preserve"> </w:t>
      </w:r>
      <w:proofErr w:type="spellStart"/>
      <w:r w:rsidR="005933AE">
        <w:rPr>
          <w:rFonts w:ascii="Sylfaen" w:hAnsi="Sylfaen"/>
          <w:color w:val="410C01"/>
          <w:sz w:val="20"/>
          <w:szCs w:val="20"/>
        </w:rPr>
        <w:t>Ambi</w:t>
      </w:r>
      <w:r w:rsidR="005933AE">
        <w:rPr>
          <w:rFonts w:ascii="Sylfaen" w:hAnsi="Sylfaen"/>
          <w:b/>
          <w:bCs/>
          <w:color w:val="410C01"/>
          <w:sz w:val="20"/>
          <w:szCs w:val="20"/>
        </w:rPr>
        <w:t>s</w:t>
      </w:r>
      <w:r w:rsidR="005933AE">
        <w:rPr>
          <w:rFonts w:ascii="Sylfaen" w:hAnsi="Sylfaen"/>
          <w:color w:val="410C01"/>
          <w:sz w:val="20"/>
          <w:szCs w:val="20"/>
        </w:rPr>
        <w:t>on</w:t>
      </w:r>
      <w:proofErr w:type="spellEnd"/>
      <w:r w:rsidR="005933AE">
        <w:rPr>
          <w:rFonts w:ascii="Sylfaen" w:hAnsi="Sylfaen"/>
          <w:color w:val="410C01"/>
          <w:sz w:val="20"/>
          <w:szCs w:val="20"/>
        </w:rPr>
        <w:t>, pronounce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Pr>
          <w:rFonts w:ascii="Times New Roman" w:hAnsi="Times New Roman" w:cs="Times New Roman"/>
          <w:b/>
          <w:bCs/>
          <w:color w:val="410C01"/>
          <w:sz w:val="20"/>
          <w:szCs w:val="20"/>
        </w:rPr>
        <w:t>s</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w:t>
      </w:r>
      <w:r w:rsidR="00CD010F">
        <w:rPr>
          <w:rFonts w:ascii="Sylfaen" w:hAnsi="Sylfaen"/>
          <w:color w:val="410C01"/>
          <w:sz w:val="20"/>
          <w:szCs w:val="20"/>
        </w:rPr>
        <w:t xml:space="preserve"> Additionally, we used </w:t>
      </w:r>
      <w:r w:rsidR="00857E63">
        <w:rPr>
          <w:rFonts w:ascii="Sylfaen" w:hAnsi="Sylfaen"/>
          <w:color w:val="410C01"/>
          <w:sz w:val="20"/>
          <w:szCs w:val="20"/>
        </w:rPr>
        <w:t xml:space="preserve">64 </w:t>
      </w:r>
      <w:r w:rsidR="00CD010F">
        <w:rPr>
          <w:rFonts w:ascii="Sylfaen" w:hAnsi="Sylfaen"/>
          <w:color w:val="410C01"/>
          <w:sz w:val="20"/>
          <w:szCs w:val="20"/>
        </w:rPr>
        <w:t xml:space="preserve">filler </w:t>
      </w:r>
      <w:r w:rsidR="00857E63">
        <w:rPr>
          <w:rFonts w:ascii="Sylfaen" w:hAnsi="Sylfaen"/>
          <w:color w:val="410C01"/>
          <w:sz w:val="20"/>
          <w:szCs w:val="20"/>
        </w:rPr>
        <w:t xml:space="preserve">words </w:t>
      </w:r>
      <w:r w:rsidR="008E344D">
        <w:rPr>
          <w:rFonts w:ascii="Sylfaen" w:hAnsi="Sylfaen"/>
          <w:color w:val="410C01"/>
          <w:sz w:val="20"/>
          <w:szCs w:val="20"/>
        </w:rPr>
        <w:t xml:space="preserve">from this same stimulus set </w:t>
      </w:r>
      <w:r w:rsidR="00857E63">
        <w:rPr>
          <w:rFonts w:ascii="Sylfaen" w:hAnsi="Sylfaen"/>
          <w:color w:val="410C01"/>
          <w:sz w:val="20"/>
          <w:szCs w:val="20"/>
        </w:rPr>
        <w:t xml:space="preserve">that </w:t>
      </w:r>
      <w:r w:rsidR="008E344D">
        <w:rPr>
          <w:rFonts w:ascii="Sylfaen" w:hAnsi="Sylfaen"/>
          <w:color w:val="410C01"/>
          <w:sz w:val="20"/>
          <w:szCs w:val="20"/>
        </w:rPr>
        <w:t xml:space="preserve">did not </w:t>
      </w:r>
      <w:r w:rsidR="00857E63">
        <w:rPr>
          <w:rFonts w:ascii="Sylfaen" w:hAnsi="Sylfaen"/>
          <w:color w:val="410C01"/>
          <w:sz w:val="20"/>
          <w:szCs w:val="20"/>
        </w:rPr>
        <w:t>contain</w:t>
      </w:r>
      <w:r w:rsidR="008E344D">
        <w:rPr>
          <w:rFonts w:ascii="Sylfaen" w:hAnsi="Sylfaen"/>
          <w:color w:val="410C01"/>
          <w:sz w:val="20"/>
          <w:szCs w:val="20"/>
        </w:rPr>
        <w:t xml:space="preserve"> any </w:t>
      </w:r>
      <w:r w:rsidR="00857E63">
        <w:rPr>
          <w:rFonts w:ascii="Sylfaen" w:hAnsi="Sylfaen"/>
          <w:color w:val="410C01"/>
          <w:sz w:val="20"/>
          <w:szCs w:val="20"/>
        </w:rPr>
        <w:t>/s/</w:t>
      </w:r>
      <w:r w:rsidR="008E344D">
        <w:rPr>
          <w:rFonts w:ascii="Sylfaen" w:hAnsi="Sylfaen"/>
          <w:color w:val="410C01"/>
          <w:sz w:val="20"/>
          <w:szCs w:val="20"/>
        </w:rPr>
        <w:t xml:space="preserve"> or</w:t>
      </w:r>
      <w:r w:rsidR="00CD010F">
        <w:rPr>
          <w:rFonts w:ascii="Sylfaen" w:hAnsi="Sylfaen"/>
          <w:color w:val="410C01"/>
          <w:sz w:val="20"/>
          <w:szCs w:val="20"/>
        </w:rPr>
        <w:t xml:space="preserve">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w:t>
      </w:r>
      <w:r w:rsidR="00CD010F">
        <w:rPr>
          <w:rFonts w:ascii="Sylfaen" w:hAnsi="Sylfaen"/>
          <w:color w:val="410C01"/>
          <w:sz w:val="20"/>
          <w:szCs w:val="20"/>
        </w:rPr>
        <w:t>s, and 9</w:t>
      </w:r>
      <w:r w:rsidR="00857E63">
        <w:rPr>
          <w:rFonts w:ascii="Sylfaen" w:hAnsi="Sylfaen"/>
          <w:color w:val="410C01"/>
          <w:sz w:val="20"/>
          <w:szCs w:val="20"/>
        </w:rPr>
        <w:t xml:space="preserve">8 nonwords that followed the typical structure of English words and </w:t>
      </w:r>
      <w:r w:rsidR="008E344D">
        <w:rPr>
          <w:rFonts w:ascii="Sylfaen" w:hAnsi="Sylfaen"/>
          <w:color w:val="410C01"/>
          <w:sz w:val="20"/>
          <w:szCs w:val="20"/>
        </w:rPr>
        <w:t>did not contain any</w:t>
      </w:r>
      <w:r w:rsidR="00857E63">
        <w:rPr>
          <w:rFonts w:ascii="Sylfaen" w:hAnsi="Sylfaen"/>
          <w:color w:val="410C01"/>
          <w:sz w:val="20"/>
          <w:szCs w:val="20"/>
        </w:rPr>
        <w:t xml:space="preserve"> /s/</w:t>
      </w:r>
      <w:r w:rsidR="008E344D">
        <w:rPr>
          <w:rFonts w:ascii="Sylfaen" w:hAnsi="Sylfaen"/>
          <w:color w:val="410C01"/>
          <w:sz w:val="20"/>
          <w:szCs w:val="20"/>
        </w:rPr>
        <w:t xml:space="preserve"> or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sounds</w:t>
      </w:r>
      <w:r w:rsidR="00CD010F">
        <w:rPr>
          <w:rFonts w:ascii="Sylfaen" w:hAnsi="Sylfaen"/>
          <w:color w:val="410C01"/>
          <w:sz w:val="20"/>
          <w:szCs w:val="20"/>
        </w:rPr>
        <w:t xml:space="preserve">. A full list of all the words/nonwords used in this experiment is available in </w:t>
      </w:r>
      <w:r w:rsidR="00CD010F" w:rsidRPr="00CD010F">
        <w:rPr>
          <w:rFonts w:ascii="Sylfaen" w:hAnsi="Sylfaen"/>
          <w:i/>
          <w:iCs/>
          <w:color w:val="410C01"/>
          <w:sz w:val="20"/>
          <w:szCs w:val="20"/>
        </w:rPr>
        <w:t>Appendix A</w:t>
      </w:r>
      <w:r w:rsidR="00CD010F">
        <w:rPr>
          <w:rFonts w:ascii="Sylfaen" w:hAnsi="Sylfaen"/>
          <w:color w:val="410C01"/>
          <w:sz w:val="20"/>
          <w:szCs w:val="20"/>
        </w:rPr>
        <w:t>.</w:t>
      </w:r>
    </w:p>
    <w:p w14:paraId="5B4059BD" w14:textId="172D7ED2" w:rsidR="008E344D" w:rsidRDefault="008E344D" w:rsidP="00CD010F">
      <w:pPr>
        <w:rPr>
          <w:rFonts w:ascii="Sylfaen" w:hAnsi="Sylfaen"/>
          <w:color w:val="410C01"/>
          <w:sz w:val="20"/>
          <w:szCs w:val="20"/>
        </w:rPr>
      </w:pPr>
      <w:r>
        <w:rPr>
          <w:rFonts w:ascii="Sylfaen" w:hAnsi="Sylfaen"/>
          <w:color w:val="410C01"/>
          <w:sz w:val="20"/>
          <w:szCs w:val="20"/>
        </w:rPr>
        <w:t xml:space="preserve">Each of these recordings were transformed in </w:t>
      </w:r>
      <w:r w:rsidR="00857C63">
        <w:rPr>
          <w:rFonts w:ascii="Sylfaen" w:hAnsi="Sylfaen"/>
          <w:color w:val="410C01"/>
          <w:sz w:val="20"/>
          <w:szCs w:val="20"/>
        </w:rPr>
        <w:t>PRAAT</w:t>
      </w:r>
      <w:r>
        <w:rPr>
          <w:rFonts w:ascii="Sylfaen" w:hAnsi="Sylfaen"/>
          <w:color w:val="410C01"/>
          <w:sz w:val="20"/>
          <w:szCs w:val="20"/>
        </w:rPr>
        <w:t xml:space="preserve"> (</w:t>
      </w:r>
      <w:proofErr w:type="spellStart"/>
      <w:r w:rsidRPr="004578E8">
        <w:rPr>
          <w:rFonts w:ascii="Sylfaen" w:hAnsi="Sylfaen"/>
          <w:color w:val="410C01"/>
          <w:sz w:val="20"/>
          <w:szCs w:val="20"/>
        </w:rPr>
        <w:t>Boersma</w:t>
      </w:r>
      <w:r>
        <w:rPr>
          <w:rFonts w:ascii="Sylfaen" w:hAnsi="Sylfaen"/>
          <w:color w:val="410C01"/>
          <w:sz w:val="20"/>
          <w:szCs w:val="20"/>
        </w:rPr>
        <w:t>n</w:t>
      </w:r>
      <w:proofErr w:type="spellEnd"/>
      <w:r w:rsidRPr="004578E8">
        <w:rPr>
          <w:rFonts w:ascii="Sylfaen" w:hAnsi="Sylfaen"/>
          <w:color w:val="410C01"/>
          <w:sz w:val="20"/>
          <w:szCs w:val="20"/>
        </w:rPr>
        <w:t>,</w:t>
      </w:r>
      <w:r>
        <w:rPr>
          <w:rFonts w:ascii="Sylfaen" w:hAnsi="Sylfaen"/>
          <w:color w:val="410C01"/>
          <w:sz w:val="20"/>
          <w:szCs w:val="20"/>
        </w:rPr>
        <w:t xml:space="preserve"> </w:t>
      </w:r>
      <w:r w:rsidRPr="004578E8">
        <w:rPr>
          <w:rFonts w:ascii="Sylfaen" w:hAnsi="Sylfaen"/>
          <w:color w:val="410C01"/>
          <w:sz w:val="20"/>
          <w:szCs w:val="20"/>
        </w:rPr>
        <w:t>2002)</w:t>
      </w:r>
      <w:r>
        <w:rPr>
          <w:rFonts w:ascii="Sylfaen" w:hAnsi="Sylfaen"/>
          <w:color w:val="410C01"/>
          <w:sz w:val="20"/>
          <w:szCs w:val="20"/>
        </w:rPr>
        <w:t xml:space="preserve"> using </w:t>
      </w:r>
      <w:r w:rsidR="00857C63">
        <w:rPr>
          <w:rFonts w:ascii="Sylfaen" w:hAnsi="Sylfaen"/>
          <w:color w:val="410C01"/>
          <w:sz w:val="20"/>
          <w:szCs w:val="20"/>
        </w:rPr>
        <w:t>PRAAT</w:t>
      </w:r>
      <w:r>
        <w:rPr>
          <w:rFonts w:ascii="Sylfaen" w:hAnsi="Sylfaen"/>
          <w:color w:val="410C01"/>
          <w:sz w:val="20"/>
          <w:szCs w:val="20"/>
        </w:rPr>
        <w:t xml:space="preserve"> Vocal Toolkit (</w:t>
      </w:r>
      <w:proofErr w:type="spellStart"/>
      <w:r w:rsidRPr="004578E8">
        <w:rPr>
          <w:rFonts w:ascii="Sylfaen" w:hAnsi="Sylfaen"/>
          <w:color w:val="410C01"/>
          <w:sz w:val="20"/>
          <w:szCs w:val="20"/>
        </w:rPr>
        <w:t>Corretge</w:t>
      </w:r>
      <w:proofErr w:type="spellEnd"/>
      <w:r w:rsidRPr="004578E8">
        <w:rPr>
          <w:rFonts w:ascii="Sylfaen" w:hAnsi="Sylfaen"/>
          <w:color w:val="410C01"/>
          <w:sz w:val="20"/>
          <w:szCs w:val="20"/>
        </w:rPr>
        <w:t>, 2022</w:t>
      </w:r>
      <w:r>
        <w:rPr>
          <w:rFonts w:ascii="Sylfaen" w:hAnsi="Sylfaen"/>
          <w:color w:val="410C01"/>
          <w:sz w:val="20"/>
          <w:szCs w:val="20"/>
        </w:rPr>
        <w:t xml:space="preserve">) to a typical male-presenting voice (format shift ratio: 0.8; new pitch median: 100 Hz) and a typical </w:t>
      </w:r>
      <w:r w:rsidR="00E5670D">
        <w:rPr>
          <w:rFonts w:ascii="Sylfaen" w:hAnsi="Sylfaen"/>
          <w:color w:val="410C01"/>
          <w:sz w:val="20"/>
          <w:szCs w:val="20"/>
        </w:rPr>
        <w:t>fe</w:t>
      </w:r>
      <w:r>
        <w:rPr>
          <w:rFonts w:ascii="Sylfaen" w:hAnsi="Sylfaen"/>
          <w:color w:val="410C01"/>
          <w:sz w:val="20"/>
          <w:szCs w:val="20"/>
        </w:rPr>
        <w:t xml:space="preserve">male-presenting voice (format shift ratio: 1.0; new pitch median: 180 Hz), based on the parameters determined </w:t>
      </w:r>
      <w:r w:rsidR="00E5670D">
        <w:rPr>
          <w:rFonts w:ascii="Sylfaen" w:hAnsi="Sylfaen"/>
          <w:color w:val="410C01"/>
          <w:sz w:val="20"/>
          <w:szCs w:val="20"/>
        </w:rPr>
        <w:t>in</w:t>
      </w:r>
      <w:r>
        <w:rPr>
          <w:rFonts w:ascii="Sylfaen" w:hAnsi="Sylfaen"/>
          <w:color w:val="410C01"/>
          <w:sz w:val="20"/>
          <w:szCs w:val="20"/>
        </w:rPr>
        <w:t xml:space="preserve"> Luthra et al. </w:t>
      </w:r>
      <w:r w:rsidR="00E5670D">
        <w:rPr>
          <w:rFonts w:ascii="Sylfaen" w:hAnsi="Sylfaen"/>
          <w:color w:val="410C01"/>
          <w:sz w:val="20"/>
          <w:szCs w:val="20"/>
        </w:rPr>
        <w:t>(</w:t>
      </w:r>
      <w:r>
        <w:rPr>
          <w:rFonts w:ascii="Sylfaen" w:hAnsi="Sylfaen"/>
          <w:color w:val="410C01"/>
          <w:sz w:val="20"/>
          <w:szCs w:val="20"/>
        </w:rPr>
        <w:t>2001</w:t>
      </w:r>
      <w:r w:rsidR="00E5670D">
        <w:rPr>
          <w:rFonts w:ascii="Sylfaen" w:hAnsi="Sylfaen"/>
          <w:color w:val="410C01"/>
          <w:sz w:val="20"/>
          <w:szCs w:val="20"/>
        </w:rPr>
        <w:t>)</w:t>
      </w:r>
      <w:r>
        <w:rPr>
          <w:rFonts w:ascii="Sylfaen" w:hAnsi="Sylfaen"/>
          <w:color w:val="410C01"/>
          <w:sz w:val="20"/>
          <w:szCs w:val="20"/>
        </w:rPr>
        <w:t>.</w:t>
      </w:r>
      <w:r w:rsidR="00274469">
        <w:rPr>
          <w:rFonts w:ascii="Sylfaen" w:hAnsi="Sylfaen"/>
          <w:color w:val="410C01"/>
          <w:sz w:val="20"/>
          <w:szCs w:val="20"/>
        </w:rPr>
        <w:t xml:space="preserve"> Both</w:t>
      </w:r>
      <w:r>
        <w:rPr>
          <w:rFonts w:ascii="Sylfaen" w:hAnsi="Sylfaen"/>
          <w:color w:val="410C01"/>
          <w:sz w:val="20"/>
          <w:szCs w:val="20"/>
        </w:rPr>
        <w:t xml:space="preserve"> the audio for our female</w:t>
      </w:r>
      <w:r w:rsidR="001322B5">
        <w:rPr>
          <w:rFonts w:ascii="Sylfaen" w:hAnsi="Sylfaen"/>
          <w:color w:val="410C01"/>
          <w:sz w:val="20"/>
          <w:szCs w:val="20"/>
        </w:rPr>
        <w:t xml:space="preserve"> voice</w:t>
      </w:r>
      <w:r>
        <w:rPr>
          <w:rFonts w:ascii="Sylfaen" w:hAnsi="Sylfaen"/>
          <w:color w:val="410C01"/>
          <w:sz w:val="20"/>
          <w:szCs w:val="20"/>
        </w:rPr>
        <w:t xml:space="preserve"> </w:t>
      </w:r>
      <w:r w:rsidR="001322B5">
        <w:rPr>
          <w:rFonts w:ascii="Sylfaen" w:hAnsi="Sylfaen"/>
          <w:color w:val="410C01"/>
          <w:sz w:val="20"/>
          <w:szCs w:val="20"/>
        </w:rPr>
        <w:t>and</w:t>
      </w:r>
      <w:r>
        <w:rPr>
          <w:rFonts w:ascii="Sylfaen" w:hAnsi="Sylfaen"/>
          <w:color w:val="410C01"/>
          <w:sz w:val="20"/>
          <w:szCs w:val="20"/>
        </w:rPr>
        <w:t xml:space="preserve"> our male </w:t>
      </w:r>
      <w:r w:rsidR="001322B5">
        <w:rPr>
          <w:rFonts w:ascii="Sylfaen" w:hAnsi="Sylfaen"/>
          <w:color w:val="410C01"/>
          <w:sz w:val="20"/>
          <w:szCs w:val="20"/>
        </w:rPr>
        <w:t>voice</w:t>
      </w:r>
      <w:r w:rsidR="00274469">
        <w:rPr>
          <w:rFonts w:ascii="Sylfaen" w:hAnsi="Sylfaen"/>
          <w:color w:val="410C01"/>
          <w:sz w:val="20"/>
          <w:szCs w:val="20"/>
        </w:rPr>
        <w:t xml:space="preserve"> were transformed</w:t>
      </w:r>
      <w:r>
        <w:rPr>
          <w:rFonts w:ascii="Sylfaen" w:hAnsi="Sylfaen"/>
          <w:color w:val="410C01"/>
          <w:sz w:val="20"/>
          <w:szCs w:val="20"/>
        </w:rPr>
        <w:t xml:space="preserve"> to closely mirror the </w:t>
      </w:r>
      <w:r w:rsidR="008C599A">
        <w:rPr>
          <w:rFonts w:ascii="Sylfaen" w:hAnsi="Sylfaen"/>
          <w:color w:val="410C01"/>
          <w:sz w:val="20"/>
          <w:szCs w:val="20"/>
        </w:rPr>
        <w:t>voices that had been recognized as two di</w:t>
      </w:r>
      <w:r w:rsidR="00E5670D">
        <w:rPr>
          <w:rFonts w:ascii="Sylfaen" w:hAnsi="Sylfaen"/>
          <w:color w:val="410C01"/>
          <w:sz w:val="20"/>
          <w:szCs w:val="20"/>
        </w:rPr>
        <w:t>stinct</w:t>
      </w:r>
      <w:r w:rsidR="008C599A">
        <w:rPr>
          <w:rFonts w:ascii="Sylfaen" w:hAnsi="Sylfaen"/>
          <w:color w:val="410C01"/>
          <w:sz w:val="20"/>
          <w:szCs w:val="20"/>
        </w:rPr>
        <w:t xml:space="preserve"> talkers in </w:t>
      </w:r>
      <w:r w:rsidR="00E5670D">
        <w:rPr>
          <w:rFonts w:ascii="Sylfaen" w:hAnsi="Sylfaen"/>
          <w:color w:val="410C01"/>
          <w:sz w:val="20"/>
          <w:szCs w:val="20"/>
        </w:rPr>
        <w:t xml:space="preserve">the </w:t>
      </w:r>
      <w:proofErr w:type="gramStart"/>
      <w:r w:rsidR="00E5670D">
        <w:rPr>
          <w:rFonts w:ascii="Sylfaen" w:hAnsi="Sylfaen"/>
          <w:color w:val="410C01"/>
          <w:sz w:val="20"/>
          <w:szCs w:val="20"/>
        </w:rPr>
        <w:t>aforementioned paper</w:t>
      </w:r>
      <w:proofErr w:type="gramEnd"/>
    </w:p>
    <w:p w14:paraId="31D95188" w14:textId="03D222D1" w:rsidR="002901E3" w:rsidRDefault="002901E3" w:rsidP="002901E3">
      <w:pPr>
        <w:rPr>
          <w:rFonts w:ascii="Sylfaen" w:hAnsi="Sylfaen"/>
          <w:color w:val="410C01"/>
          <w:sz w:val="20"/>
          <w:szCs w:val="20"/>
        </w:rPr>
      </w:pPr>
      <w:r w:rsidRPr="002901E3">
        <w:rPr>
          <w:rFonts w:ascii="Sylfaen" w:hAnsi="Sylfaen"/>
          <w:color w:val="410C01"/>
          <w:sz w:val="20"/>
          <w:szCs w:val="20"/>
        </w:rPr>
        <w:t>T</w:t>
      </w:r>
      <w:r w:rsidR="00E5670D" w:rsidRPr="002901E3">
        <w:rPr>
          <w:rFonts w:ascii="Sylfaen" w:hAnsi="Sylfaen"/>
          <w:color w:val="410C01"/>
          <w:sz w:val="20"/>
          <w:szCs w:val="20"/>
        </w:rPr>
        <w:t xml:space="preserve">he stimuli </w:t>
      </w:r>
      <w:r w:rsidR="00784145" w:rsidRPr="002901E3">
        <w:rPr>
          <w:rFonts w:ascii="Sylfaen" w:hAnsi="Sylfaen"/>
          <w:color w:val="410C01"/>
          <w:sz w:val="20"/>
          <w:szCs w:val="20"/>
        </w:rPr>
        <w:t xml:space="preserve">used in </w:t>
      </w:r>
      <w:r w:rsidR="00E5670D" w:rsidRPr="002901E3">
        <w:rPr>
          <w:rFonts w:ascii="Sylfaen" w:hAnsi="Sylfaen"/>
          <w:color w:val="410C01"/>
          <w:sz w:val="20"/>
          <w:szCs w:val="20"/>
        </w:rPr>
        <w:t>this experimen</w:t>
      </w:r>
      <w:r w:rsidR="003A540D">
        <w:rPr>
          <w:rFonts w:ascii="Sylfaen" w:hAnsi="Sylfaen"/>
          <w:color w:val="410C01"/>
          <w:sz w:val="20"/>
          <w:szCs w:val="20"/>
        </w:rPr>
        <w:t xml:space="preserve">t </w:t>
      </w:r>
      <w:r w:rsidRPr="002901E3">
        <w:rPr>
          <w:rFonts w:ascii="Sylfaen" w:hAnsi="Sylfaen"/>
          <w:color w:val="410C01"/>
          <w:sz w:val="20"/>
          <w:szCs w:val="20"/>
        </w:rPr>
        <w:t>each contain</w:t>
      </w:r>
      <w:r w:rsidR="00784145" w:rsidRPr="002901E3">
        <w:rPr>
          <w:rFonts w:ascii="Sylfaen" w:hAnsi="Sylfaen"/>
          <w:color w:val="410C01"/>
          <w:sz w:val="20"/>
          <w:szCs w:val="20"/>
        </w:rPr>
        <w:t xml:space="preserve"> a </w:t>
      </w:r>
      <w:r w:rsidR="00E5670D" w:rsidRPr="002901E3">
        <w:rPr>
          <w:rFonts w:ascii="Sylfaen" w:hAnsi="Sylfaen"/>
          <w:color w:val="410C01"/>
          <w:sz w:val="20"/>
          <w:szCs w:val="20"/>
        </w:rPr>
        <w:t xml:space="preserve">female </w:t>
      </w:r>
      <w:r w:rsidR="001322B5">
        <w:rPr>
          <w:rFonts w:ascii="Sylfaen" w:hAnsi="Sylfaen"/>
          <w:color w:val="410C01"/>
          <w:sz w:val="20"/>
          <w:szCs w:val="20"/>
        </w:rPr>
        <w:t xml:space="preserve">voice </w:t>
      </w:r>
      <w:r w:rsidRPr="002901E3">
        <w:rPr>
          <w:rFonts w:ascii="Sylfaen" w:hAnsi="Sylfaen"/>
          <w:color w:val="410C01"/>
          <w:sz w:val="20"/>
          <w:szCs w:val="20"/>
        </w:rPr>
        <w:t xml:space="preserve">in one ear </w:t>
      </w:r>
      <w:r w:rsidR="00E5670D" w:rsidRPr="002901E3">
        <w:rPr>
          <w:rFonts w:ascii="Sylfaen" w:hAnsi="Sylfaen"/>
          <w:color w:val="410C01"/>
          <w:sz w:val="20"/>
          <w:szCs w:val="20"/>
        </w:rPr>
        <w:t xml:space="preserve">and a male </w:t>
      </w:r>
      <w:r w:rsidR="001322B5">
        <w:rPr>
          <w:rFonts w:ascii="Sylfaen" w:hAnsi="Sylfaen"/>
          <w:color w:val="410C01"/>
          <w:sz w:val="20"/>
          <w:szCs w:val="20"/>
        </w:rPr>
        <w:t xml:space="preserve">voice </w:t>
      </w:r>
      <w:r w:rsidRPr="002901E3">
        <w:rPr>
          <w:rFonts w:ascii="Sylfaen" w:hAnsi="Sylfaen"/>
          <w:color w:val="410C01"/>
          <w:sz w:val="20"/>
          <w:szCs w:val="20"/>
        </w:rPr>
        <w:t>recording playing in the o</w:t>
      </w:r>
      <w:r w:rsidR="001322B5">
        <w:rPr>
          <w:rFonts w:ascii="Sylfaen" w:hAnsi="Sylfaen"/>
          <w:color w:val="410C01"/>
          <w:sz w:val="20"/>
          <w:szCs w:val="20"/>
        </w:rPr>
        <w:t>pposite</w:t>
      </w:r>
      <w:r w:rsidR="00857C63" w:rsidRPr="002901E3">
        <w:rPr>
          <w:rFonts w:ascii="Sylfaen" w:hAnsi="Sylfaen"/>
          <w:color w:val="410C01"/>
          <w:sz w:val="20"/>
          <w:szCs w:val="20"/>
        </w:rPr>
        <w:t>.</w:t>
      </w:r>
      <w:r w:rsidR="001322B5">
        <w:rPr>
          <w:rFonts w:ascii="Sylfaen" w:hAnsi="Sylfaen"/>
          <w:color w:val="410C01"/>
          <w:sz w:val="20"/>
          <w:szCs w:val="20"/>
        </w:rPr>
        <w:t xml:space="preserve"> </w:t>
      </w:r>
      <w:r w:rsidR="00E30C95">
        <w:rPr>
          <w:rFonts w:ascii="Sylfaen" w:hAnsi="Sylfaen"/>
          <w:color w:val="410C01"/>
          <w:sz w:val="20"/>
          <w:szCs w:val="20"/>
        </w:rPr>
        <w:t>The recordings were paired</w:t>
      </w:r>
      <w:r w:rsidRPr="002901E3">
        <w:rPr>
          <w:rFonts w:ascii="Sylfaen" w:hAnsi="Sylfaen"/>
          <w:color w:val="410C01"/>
          <w:sz w:val="20"/>
          <w:szCs w:val="20"/>
        </w:rPr>
        <w:t xml:space="preserve"> using the audio editing application Audacity (Audacity Team, 2021). </w:t>
      </w:r>
      <w:r w:rsidR="00784145" w:rsidRPr="002901E3">
        <w:rPr>
          <w:rFonts w:ascii="Sylfaen" w:hAnsi="Sylfaen"/>
          <w:color w:val="410C01"/>
          <w:sz w:val="20"/>
          <w:szCs w:val="20"/>
        </w:rPr>
        <w:t>To create</w:t>
      </w:r>
      <w:r w:rsidR="00857C63" w:rsidRPr="002901E3">
        <w:rPr>
          <w:rFonts w:ascii="Sylfaen" w:hAnsi="Sylfaen"/>
          <w:color w:val="410C01"/>
          <w:sz w:val="20"/>
          <w:szCs w:val="20"/>
        </w:rPr>
        <w:t xml:space="preserve"> the </w:t>
      </w:r>
      <w:r w:rsidR="0049270D">
        <w:rPr>
          <w:rFonts w:ascii="Sylfaen" w:hAnsi="Sylfaen"/>
          <w:color w:val="410C01"/>
          <w:sz w:val="20"/>
          <w:szCs w:val="20"/>
        </w:rPr>
        <w:t xml:space="preserve">Unambiguous </w:t>
      </w:r>
      <w:r w:rsidR="00857C63" w:rsidRPr="002901E3">
        <w:rPr>
          <w:rFonts w:ascii="Sylfaen" w:hAnsi="Sylfaen"/>
          <w:color w:val="410C01"/>
          <w:sz w:val="20"/>
          <w:szCs w:val="20"/>
        </w:rPr>
        <w:t xml:space="preserve">Critical Items, each S Word </w:t>
      </w:r>
      <w:r w:rsidR="001322B5">
        <w:rPr>
          <w:rFonts w:ascii="Sylfaen" w:hAnsi="Sylfaen"/>
          <w:color w:val="410C01"/>
          <w:sz w:val="20"/>
          <w:szCs w:val="20"/>
        </w:rPr>
        <w:t xml:space="preserve">was </w:t>
      </w:r>
      <w:r w:rsidR="00857C63" w:rsidRPr="002901E3">
        <w:rPr>
          <w:rFonts w:ascii="Sylfaen" w:hAnsi="Sylfaen"/>
          <w:color w:val="410C01"/>
          <w:sz w:val="20"/>
          <w:szCs w:val="20"/>
        </w:rPr>
        <w:t xml:space="preserve">paired with an Sh Word. </w:t>
      </w:r>
      <w:r w:rsidR="00784145" w:rsidRPr="002901E3">
        <w:rPr>
          <w:rFonts w:ascii="Sylfaen" w:hAnsi="Sylfaen"/>
          <w:color w:val="410C01"/>
          <w:sz w:val="20"/>
          <w:szCs w:val="20"/>
        </w:rPr>
        <w:t xml:space="preserve">These word pairings were the same for </w:t>
      </w:r>
      <w:proofErr w:type="gramStart"/>
      <w:r w:rsidR="00784145" w:rsidRPr="002901E3">
        <w:rPr>
          <w:rFonts w:ascii="Sylfaen" w:hAnsi="Sylfaen"/>
          <w:color w:val="410C01"/>
          <w:sz w:val="20"/>
          <w:szCs w:val="20"/>
        </w:rPr>
        <w:t xml:space="preserve">the </w:t>
      </w:r>
      <w:r>
        <w:rPr>
          <w:rFonts w:ascii="Sylfaen" w:hAnsi="Sylfaen"/>
          <w:color w:val="410C01"/>
          <w:sz w:val="20"/>
          <w:szCs w:val="20"/>
        </w:rPr>
        <w:t>?s</w:t>
      </w:r>
      <w:proofErr w:type="gramEnd"/>
      <w:r>
        <w:rPr>
          <w:rFonts w:ascii="Sylfaen" w:hAnsi="Sylfaen"/>
          <w:color w:val="410C01"/>
          <w:sz w:val="20"/>
          <w:szCs w:val="20"/>
        </w:rPr>
        <w:t xml:space="preserve"> Word/?sh Word pairings</w:t>
      </w:r>
      <w:r w:rsidR="0049270D">
        <w:rPr>
          <w:rFonts w:ascii="Sylfaen" w:hAnsi="Sylfaen"/>
          <w:color w:val="410C01"/>
          <w:sz w:val="20"/>
          <w:szCs w:val="20"/>
        </w:rPr>
        <w:t xml:space="preserve"> to create the Ambiguous Critical Items</w:t>
      </w:r>
      <w:r>
        <w:rPr>
          <w:rFonts w:ascii="Sylfaen" w:hAnsi="Sylfaen"/>
          <w:color w:val="410C01"/>
          <w:sz w:val="20"/>
          <w:szCs w:val="20"/>
        </w:rPr>
        <w:t>.</w:t>
      </w:r>
      <w:r w:rsidR="00784145" w:rsidRPr="002901E3">
        <w:rPr>
          <w:rFonts w:ascii="Sylfaen" w:hAnsi="Sylfaen"/>
          <w:color w:val="410C01"/>
          <w:sz w:val="20"/>
          <w:szCs w:val="20"/>
        </w:rPr>
        <w:t xml:space="preserve"> </w:t>
      </w:r>
      <w:r w:rsidR="001322B5">
        <w:rPr>
          <w:rFonts w:ascii="Sylfaen" w:hAnsi="Sylfaen"/>
          <w:color w:val="410C01"/>
          <w:sz w:val="20"/>
          <w:szCs w:val="20"/>
        </w:rPr>
        <w:t xml:space="preserve">The ambiguous words </w:t>
      </w:r>
      <w:proofErr w:type="gramStart"/>
      <w:r w:rsidR="001322B5">
        <w:rPr>
          <w:rFonts w:ascii="Sylfaen" w:hAnsi="Sylfaen"/>
          <w:color w:val="410C01"/>
          <w:sz w:val="20"/>
          <w:szCs w:val="20"/>
        </w:rPr>
        <w:t>(?s</w:t>
      </w:r>
      <w:proofErr w:type="gramEnd"/>
      <w:r w:rsidR="001322B5">
        <w:rPr>
          <w:rFonts w:ascii="Sylfaen" w:hAnsi="Sylfaen"/>
          <w:color w:val="410C01"/>
          <w:sz w:val="20"/>
          <w:szCs w:val="20"/>
        </w:rPr>
        <w:t xml:space="preserve"> Words  and ?sh Words) were paired together </w:t>
      </w:r>
      <w:r w:rsidR="00BB2BD9">
        <w:rPr>
          <w:rFonts w:ascii="Sylfaen" w:hAnsi="Sylfaen"/>
          <w:color w:val="410C01"/>
          <w:sz w:val="20"/>
          <w:szCs w:val="20"/>
        </w:rPr>
        <w:t>rather than an ambiguous word to unambiguous word (e.g., “Beneficial” and “</w:t>
      </w:r>
      <w:proofErr w:type="spellStart"/>
      <w:r w:rsidR="00BB2BD9">
        <w:rPr>
          <w:rFonts w:ascii="Sylfaen" w:hAnsi="Sylfaen"/>
          <w:color w:val="410C01"/>
          <w:sz w:val="20"/>
          <w:szCs w:val="20"/>
        </w:rPr>
        <w:t>Parashite</w:t>
      </w:r>
      <w:proofErr w:type="spellEnd"/>
      <w:r w:rsidR="00BB2BD9">
        <w:rPr>
          <w:rFonts w:ascii="Sylfaen" w:hAnsi="Sylfaen"/>
          <w:color w:val="410C01"/>
          <w:sz w:val="20"/>
          <w:szCs w:val="20"/>
        </w:rPr>
        <w:t>” or “</w:t>
      </w:r>
      <w:proofErr w:type="spellStart"/>
      <w:r w:rsidR="00BB2BD9">
        <w:rPr>
          <w:rFonts w:ascii="Sylfaen" w:hAnsi="Sylfaen"/>
          <w:color w:val="410C01"/>
          <w:sz w:val="20"/>
          <w:szCs w:val="20"/>
        </w:rPr>
        <w:t>Ambision</w:t>
      </w:r>
      <w:proofErr w:type="spellEnd"/>
      <w:r w:rsidR="00BB2BD9">
        <w:rPr>
          <w:rFonts w:ascii="Sylfaen" w:hAnsi="Sylfaen"/>
          <w:color w:val="410C01"/>
          <w:sz w:val="20"/>
          <w:szCs w:val="20"/>
        </w:rPr>
        <w:t xml:space="preserve">” and “Coliseum”) to avoid the participant being distracted by </w:t>
      </w:r>
      <w:r w:rsidR="00E40EF0">
        <w:rPr>
          <w:rFonts w:ascii="Sylfaen" w:hAnsi="Sylfaen"/>
          <w:color w:val="410C01"/>
          <w:sz w:val="20"/>
          <w:szCs w:val="20"/>
        </w:rPr>
        <w:t>hearing an unexpected pronunciation</w:t>
      </w:r>
      <w:r w:rsidR="00BB2BD9">
        <w:rPr>
          <w:rFonts w:ascii="Sylfaen" w:hAnsi="Sylfaen"/>
          <w:color w:val="410C01"/>
          <w:sz w:val="20"/>
          <w:szCs w:val="20"/>
        </w:rPr>
        <w:t xml:space="preserve"> when they should be attending to the other </w:t>
      </w:r>
      <w:r w:rsidR="00E40EF0">
        <w:rPr>
          <w:rFonts w:ascii="Sylfaen" w:hAnsi="Sylfaen"/>
          <w:color w:val="410C01"/>
          <w:sz w:val="20"/>
          <w:szCs w:val="20"/>
        </w:rPr>
        <w:t>t</w:t>
      </w:r>
      <w:r w:rsidR="00BB2BD9">
        <w:rPr>
          <w:rFonts w:ascii="Sylfaen" w:hAnsi="Sylfaen"/>
          <w:color w:val="410C01"/>
          <w:sz w:val="20"/>
          <w:szCs w:val="20"/>
        </w:rPr>
        <w:t>alker.</w:t>
      </w:r>
      <w:r w:rsidR="003A540D">
        <w:rPr>
          <w:rFonts w:ascii="Sylfaen" w:hAnsi="Sylfaen"/>
          <w:color w:val="410C01"/>
          <w:sz w:val="20"/>
          <w:szCs w:val="20"/>
        </w:rPr>
        <w:t xml:space="preserve"> </w:t>
      </w:r>
      <w:r w:rsidR="00BB2BD9">
        <w:rPr>
          <w:rFonts w:ascii="Sylfaen" w:hAnsi="Sylfaen"/>
          <w:color w:val="410C01"/>
          <w:sz w:val="20"/>
          <w:szCs w:val="20"/>
        </w:rPr>
        <w:t>The recordings paired within each</w:t>
      </w:r>
      <w:r w:rsidR="003A540D">
        <w:rPr>
          <w:rFonts w:ascii="Sylfaen" w:hAnsi="Sylfaen"/>
          <w:color w:val="410C01"/>
          <w:sz w:val="20"/>
          <w:szCs w:val="20"/>
        </w:rPr>
        <w:t xml:space="preserve"> Exposure</w:t>
      </w:r>
      <w:r w:rsidR="00BB2BD9">
        <w:rPr>
          <w:rFonts w:ascii="Sylfaen" w:hAnsi="Sylfaen"/>
          <w:color w:val="410C01"/>
          <w:sz w:val="20"/>
          <w:szCs w:val="20"/>
        </w:rPr>
        <w:t xml:space="preserve"> Item</w:t>
      </w:r>
      <w:r w:rsidR="00784145" w:rsidRPr="002901E3">
        <w:rPr>
          <w:rFonts w:ascii="Sylfaen" w:hAnsi="Sylfaen"/>
          <w:color w:val="410C01"/>
          <w:sz w:val="20"/>
          <w:szCs w:val="20"/>
        </w:rPr>
        <w:t xml:space="preserve"> were decided by listing the stimuli alphabetically and pairing the S Words at the top of the list with the Sh Words at the bottom of the list. </w:t>
      </w:r>
      <w:r w:rsidR="003A540D">
        <w:rPr>
          <w:rFonts w:ascii="Sylfaen" w:hAnsi="Sylfaen"/>
          <w:color w:val="410C01"/>
          <w:sz w:val="20"/>
          <w:szCs w:val="20"/>
        </w:rPr>
        <w:t>For Filler Items, a</w:t>
      </w:r>
      <w:r w:rsidR="00784145" w:rsidRPr="002901E3">
        <w:rPr>
          <w:rFonts w:ascii="Sylfaen" w:hAnsi="Sylfaen"/>
          <w:color w:val="410C01"/>
          <w:sz w:val="20"/>
          <w:szCs w:val="20"/>
        </w:rPr>
        <w:t xml:space="preserve"> Word was paired with a Nonword in a similar fashion.</w:t>
      </w:r>
      <w:r w:rsidR="003A540D">
        <w:rPr>
          <w:rFonts w:ascii="Sylfaen" w:hAnsi="Sylfaen"/>
          <w:color w:val="410C01"/>
          <w:sz w:val="20"/>
          <w:szCs w:val="20"/>
        </w:rPr>
        <w:t xml:space="preserve"> Exposure</w:t>
      </w:r>
      <w:r w:rsidR="00784145" w:rsidRPr="002901E3">
        <w:rPr>
          <w:rFonts w:ascii="Sylfaen" w:hAnsi="Sylfaen"/>
          <w:color w:val="410C01"/>
          <w:sz w:val="20"/>
          <w:szCs w:val="20"/>
        </w:rPr>
        <w:t xml:space="preserve"> Item pair</w:t>
      </w:r>
      <w:r w:rsidR="003A540D">
        <w:rPr>
          <w:rFonts w:ascii="Sylfaen" w:hAnsi="Sylfaen"/>
          <w:color w:val="410C01"/>
          <w:sz w:val="20"/>
          <w:szCs w:val="20"/>
        </w:rPr>
        <w:t>ings</w:t>
      </w:r>
      <w:r w:rsidR="00784145" w:rsidRPr="002901E3">
        <w:rPr>
          <w:rFonts w:ascii="Sylfaen" w:hAnsi="Sylfaen"/>
          <w:color w:val="410C01"/>
          <w:sz w:val="20"/>
          <w:szCs w:val="20"/>
        </w:rPr>
        <w:t xml:space="preserve"> were then subjectively evaluated for similarity, </w:t>
      </w:r>
      <w:r w:rsidRPr="002901E3">
        <w:rPr>
          <w:rFonts w:ascii="Sylfaen" w:hAnsi="Sylfaen"/>
          <w:color w:val="410C01"/>
          <w:sz w:val="20"/>
          <w:szCs w:val="20"/>
        </w:rPr>
        <w:t xml:space="preserve">and </w:t>
      </w:r>
      <w:r w:rsidR="00784145" w:rsidRPr="002901E3">
        <w:rPr>
          <w:rFonts w:ascii="Sylfaen" w:hAnsi="Sylfaen"/>
          <w:color w:val="410C01"/>
          <w:sz w:val="20"/>
          <w:szCs w:val="20"/>
        </w:rPr>
        <w:t xml:space="preserve">pairs that were judged as sounding too similar were arbitrarily rematched. </w:t>
      </w:r>
      <w:r w:rsidR="003A540D">
        <w:rPr>
          <w:rFonts w:ascii="Sylfaen" w:hAnsi="Sylfaen"/>
          <w:color w:val="410C01"/>
          <w:sz w:val="20"/>
          <w:szCs w:val="20"/>
        </w:rPr>
        <w:t>Items</w:t>
      </w:r>
      <w:r w:rsidR="00E40EF0">
        <w:rPr>
          <w:rFonts w:ascii="Sylfaen" w:hAnsi="Sylfaen"/>
          <w:color w:val="410C01"/>
          <w:sz w:val="20"/>
          <w:szCs w:val="20"/>
        </w:rPr>
        <w:t xml:space="preserve"> are</w:t>
      </w:r>
      <w:r w:rsidR="00784145" w:rsidRPr="002901E3">
        <w:rPr>
          <w:rFonts w:ascii="Sylfaen" w:hAnsi="Sylfaen"/>
          <w:color w:val="410C01"/>
          <w:sz w:val="20"/>
          <w:szCs w:val="20"/>
        </w:rPr>
        <w:t xml:space="preserve"> numerically noted in </w:t>
      </w:r>
      <w:r w:rsidR="00784145" w:rsidRPr="002901E3">
        <w:rPr>
          <w:rFonts w:ascii="Sylfaen" w:hAnsi="Sylfaen"/>
          <w:i/>
          <w:iCs/>
          <w:color w:val="410C01"/>
          <w:sz w:val="20"/>
          <w:szCs w:val="20"/>
        </w:rPr>
        <w:t>Appendix A.</w:t>
      </w:r>
      <w:r w:rsidRPr="002901E3">
        <w:rPr>
          <w:rFonts w:ascii="Sylfaen" w:hAnsi="Sylfaen"/>
          <w:i/>
          <w:iCs/>
          <w:color w:val="410C01"/>
          <w:sz w:val="20"/>
          <w:szCs w:val="20"/>
        </w:rPr>
        <w:t xml:space="preserve"> </w:t>
      </w:r>
      <w:r w:rsidRPr="002901E3">
        <w:rPr>
          <w:rFonts w:ascii="Sylfaen" w:hAnsi="Sylfaen"/>
          <w:color w:val="410C01"/>
          <w:sz w:val="20"/>
          <w:szCs w:val="20"/>
        </w:rPr>
        <w:t>We created four versions of each item</w:t>
      </w:r>
      <w:r w:rsidR="003A540D">
        <w:rPr>
          <w:rFonts w:ascii="Sylfaen" w:hAnsi="Sylfaen"/>
          <w:color w:val="410C01"/>
          <w:sz w:val="20"/>
          <w:szCs w:val="20"/>
        </w:rPr>
        <w:t xml:space="preserve">, for a total of 80 </w:t>
      </w:r>
      <w:r w:rsidR="0049270D">
        <w:rPr>
          <w:rFonts w:ascii="Sylfaen" w:hAnsi="Sylfaen"/>
          <w:color w:val="410C01"/>
          <w:sz w:val="20"/>
          <w:szCs w:val="20"/>
        </w:rPr>
        <w:t>potential c</w:t>
      </w:r>
      <w:r w:rsidR="003A540D">
        <w:rPr>
          <w:rFonts w:ascii="Sylfaen" w:hAnsi="Sylfaen"/>
          <w:color w:val="410C01"/>
          <w:sz w:val="20"/>
          <w:szCs w:val="20"/>
        </w:rPr>
        <w:t xml:space="preserve">ritical </w:t>
      </w:r>
      <w:r w:rsidR="0049270D">
        <w:rPr>
          <w:rFonts w:ascii="Sylfaen" w:hAnsi="Sylfaen"/>
          <w:color w:val="410C01"/>
          <w:sz w:val="20"/>
          <w:szCs w:val="20"/>
        </w:rPr>
        <w:t>stimuli</w:t>
      </w:r>
      <w:r w:rsidRPr="002901E3">
        <w:rPr>
          <w:rFonts w:ascii="Sylfaen" w:hAnsi="Sylfaen"/>
          <w:color w:val="410C01"/>
          <w:sz w:val="20"/>
          <w:szCs w:val="20"/>
        </w:rPr>
        <w:t xml:space="preserve">: </w:t>
      </w:r>
    </w:p>
    <w:p w14:paraId="4DED9BC9" w14:textId="3126D68A"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 xml:space="preserve">Female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38D1A930" w14:textId="40D23408" w:rsidR="00784145" w:rsidRPr="002901E3" w:rsidRDefault="002901E3" w:rsidP="002901E3">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(?)Sh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F</w:t>
      </w:r>
      <w:r w:rsidR="001322B5">
        <w:rPr>
          <w:rFonts w:ascii="Sylfaen" w:hAnsi="Sylfaen"/>
          <w:b/>
          <w:bCs/>
          <w:color w:val="410C01"/>
          <w:sz w:val="20"/>
          <w:szCs w:val="20"/>
        </w:rPr>
        <w:t>emale</w:t>
      </w:r>
      <w:r w:rsidRPr="002901E3">
        <w:rPr>
          <w:rFonts w:ascii="Sylfaen" w:hAnsi="Sylfaen"/>
          <w:b/>
          <w:bCs/>
          <w:color w:val="410C01"/>
          <w:sz w:val="20"/>
          <w:szCs w:val="20"/>
        </w:rPr>
        <w:t xml:space="preserv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402366D3" w14:textId="334D0FA6"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5903A924" w14:textId="06AE1C91" w:rsidR="00784145" w:rsidRPr="001322B5" w:rsidRDefault="002901E3" w:rsidP="00E5670D">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(?)Sh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56DCA6B2" w14:textId="08DD3567" w:rsidR="00784145" w:rsidRDefault="000E2AD4" w:rsidP="00E5670D">
      <w:pPr>
        <w:rPr>
          <w:rFonts w:ascii="Sylfaen" w:hAnsi="Sylfaen"/>
          <w:color w:val="410C01"/>
          <w:sz w:val="20"/>
          <w:szCs w:val="20"/>
        </w:rPr>
      </w:pPr>
      <w:r>
        <w:rPr>
          <w:rFonts w:ascii="Sylfaen" w:hAnsi="Sylfaen"/>
          <w:color w:val="410C01"/>
          <w:sz w:val="20"/>
          <w:szCs w:val="20"/>
        </w:rPr>
        <w:t xml:space="preserve">Additionally, we added 200ms of silence </w:t>
      </w:r>
      <w:r w:rsidR="001322B5">
        <w:rPr>
          <w:rFonts w:ascii="Sylfaen" w:hAnsi="Sylfaen"/>
          <w:color w:val="410C01"/>
          <w:sz w:val="20"/>
          <w:szCs w:val="20"/>
        </w:rPr>
        <w:t>at the beginning of each Item</w:t>
      </w:r>
      <w:r>
        <w:rPr>
          <w:rFonts w:ascii="Sylfaen" w:hAnsi="Sylfaen"/>
          <w:color w:val="410C01"/>
          <w:sz w:val="20"/>
          <w:szCs w:val="20"/>
        </w:rPr>
        <w:t xml:space="preserve"> using the Insert Silence PRAAT script (Hirst &amp; Daidone, 2018) to account for potential </w:t>
      </w:r>
      <w:r w:rsidR="001322B5">
        <w:rPr>
          <w:rFonts w:ascii="Sylfaen" w:hAnsi="Sylfaen"/>
          <w:color w:val="410C01"/>
          <w:sz w:val="20"/>
          <w:szCs w:val="20"/>
        </w:rPr>
        <w:t xml:space="preserve">issues with </w:t>
      </w:r>
      <w:r>
        <w:rPr>
          <w:rFonts w:ascii="Sylfaen" w:hAnsi="Sylfaen"/>
          <w:color w:val="410C01"/>
          <w:sz w:val="20"/>
          <w:szCs w:val="20"/>
        </w:rPr>
        <w:t xml:space="preserve">Bluetooth connection that </w:t>
      </w:r>
      <w:r w:rsidR="001322B5">
        <w:rPr>
          <w:rFonts w:ascii="Sylfaen" w:hAnsi="Sylfaen"/>
          <w:color w:val="410C01"/>
          <w:sz w:val="20"/>
          <w:szCs w:val="20"/>
        </w:rPr>
        <w:t>could cause the initial onset of both talkers to be inaudible.</w:t>
      </w:r>
    </w:p>
    <w:p w14:paraId="03782A99" w14:textId="2B5CE05B" w:rsidR="00B07416" w:rsidRDefault="002901E3" w:rsidP="00E5670D">
      <w:pPr>
        <w:rPr>
          <w:rFonts w:ascii="Sylfaen" w:hAnsi="Sylfaen"/>
          <w:i/>
          <w:iCs/>
          <w:color w:val="410C01"/>
          <w:sz w:val="20"/>
          <w:szCs w:val="20"/>
        </w:rPr>
      </w:pPr>
      <w:r>
        <w:rPr>
          <w:rFonts w:ascii="Sylfaen" w:hAnsi="Sylfaen"/>
          <w:i/>
          <w:iCs/>
          <w:color w:val="410C01"/>
          <w:sz w:val="20"/>
          <w:szCs w:val="20"/>
        </w:rPr>
        <w:t xml:space="preserve">Test </w:t>
      </w:r>
      <w:r w:rsidR="00F152BC">
        <w:rPr>
          <w:rFonts w:ascii="Sylfaen" w:hAnsi="Sylfaen"/>
          <w:i/>
          <w:iCs/>
          <w:color w:val="410C01"/>
          <w:sz w:val="20"/>
          <w:szCs w:val="20"/>
        </w:rPr>
        <w:t>Items</w:t>
      </w:r>
    </w:p>
    <w:p w14:paraId="170A937E" w14:textId="14226941" w:rsidR="00B07416" w:rsidRDefault="000E2AD4" w:rsidP="00E5670D">
      <w:pPr>
        <w:rPr>
          <w:rFonts w:ascii="Sylfaen" w:hAnsi="Sylfaen"/>
          <w:color w:val="410C01"/>
          <w:sz w:val="20"/>
          <w:szCs w:val="20"/>
        </w:rPr>
      </w:pPr>
      <w:r>
        <w:rPr>
          <w:rFonts w:ascii="Sylfaen" w:hAnsi="Sylfaen"/>
          <w:color w:val="410C01"/>
          <w:sz w:val="20"/>
          <w:szCs w:val="20"/>
        </w:rPr>
        <w:t xml:space="preserve">The </w:t>
      </w:r>
      <w:r w:rsidR="0049270D">
        <w:rPr>
          <w:rFonts w:ascii="Sylfaen" w:hAnsi="Sylfaen"/>
          <w:color w:val="410C01"/>
          <w:sz w:val="20"/>
          <w:szCs w:val="20"/>
        </w:rPr>
        <w:t>Test Items</w:t>
      </w:r>
      <w:r>
        <w:rPr>
          <w:rFonts w:ascii="Sylfaen" w:hAnsi="Sylfaen"/>
          <w:color w:val="410C01"/>
          <w:sz w:val="20"/>
          <w:szCs w:val="20"/>
        </w:rPr>
        <w:t xml:space="preserve"> </w:t>
      </w:r>
      <w:r w:rsidR="00F152BC">
        <w:rPr>
          <w:rFonts w:ascii="Sylfaen" w:hAnsi="Sylfaen"/>
          <w:color w:val="410C01"/>
          <w:sz w:val="20"/>
          <w:szCs w:val="20"/>
        </w:rPr>
        <w:t xml:space="preserve">were </w:t>
      </w:r>
      <w:r w:rsidR="00BB2BD9">
        <w:rPr>
          <w:rFonts w:ascii="Sylfaen" w:hAnsi="Sylfaen"/>
          <w:color w:val="410C01"/>
          <w:sz w:val="20"/>
          <w:szCs w:val="20"/>
        </w:rPr>
        <w:t>used to measure the effects of the experimental stimuli</w:t>
      </w:r>
      <w:r w:rsidR="0049270D">
        <w:rPr>
          <w:rFonts w:ascii="Sylfaen" w:hAnsi="Sylfaen"/>
          <w:color w:val="410C01"/>
          <w:sz w:val="20"/>
          <w:szCs w:val="20"/>
        </w:rPr>
        <w:t xml:space="preserve"> </w:t>
      </w:r>
      <w:r w:rsidR="00F152BC">
        <w:rPr>
          <w:rFonts w:ascii="Sylfaen" w:hAnsi="Sylfaen"/>
          <w:color w:val="410C01"/>
          <w:sz w:val="20"/>
          <w:szCs w:val="20"/>
        </w:rPr>
        <w:t>and</w:t>
      </w:r>
      <w:r w:rsidR="00BB2BD9">
        <w:rPr>
          <w:rFonts w:ascii="Sylfaen" w:hAnsi="Sylfaen"/>
          <w:color w:val="410C01"/>
          <w:sz w:val="20"/>
          <w:szCs w:val="20"/>
        </w:rPr>
        <w:t xml:space="preserve"> </w:t>
      </w:r>
      <w:r>
        <w:rPr>
          <w:rFonts w:ascii="Sylfaen" w:hAnsi="Sylfaen"/>
          <w:color w:val="410C01"/>
          <w:sz w:val="20"/>
          <w:szCs w:val="20"/>
        </w:rPr>
        <w:t xml:space="preserve">were adapted from </w:t>
      </w:r>
      <w:r w:rsidR="00B07416">
        <w:rPr>
          <w:rFonts w:ascii="Sylfaen" w:hAnsi="Sylfaen"/>
          <w:color w:val="410C01"/>
          <w:sz w:val="20"/>
          <w:szCs w:val="20"/>
        </w:rPr>
        <w:t>six</w:t>
      </w:r>
      <w:r w:rsidR="00D87847">
        <w:rPr>
          <w:rFonts w:ascii="Sylfaen" w:hAnsi="Sylfaen"/>
          <w:color w:val="410C01"/>
          <w:sz w:val="20"/>
          <w:szCs w:val="20"/>
        </w:rPr>
        <w:t xml:space="preserve"> tokens</w:t>
      </w:r>
      <w:r w:rsidR="00B07416">
        <w:rPr>
          <w:rFonts w:ascii="Sylfaen" w:hAnsi="Sylfaen"/>
          <w:color w:val="410C01"/>
          <w:sz w:val="20"/>
          <w:szCs w:val="20"/>
        </w:rPr>
        <w:t xml:space="preserve"> </w:t>
      </w:r>
      <w:r>
        <w:rPr>
          <w:rFonts w:ascii="Sylfaen" w:hAnsi="Sylfaen"/>
          <w:color w:val="410C01"/>
          <w:sz w:val="20"/>
          <w:szCs w:val="20"/>
        </w:rPr>
        <w:t>selected from</w:t>
      </w:r>
      <w:r w:rsidR="00B07416">
        <w:rPr>
          <w:rFonts w:ascii="Sylfaen" w:hAnsi="Sylfaen"/>
          <w:color w:val="410C01"/>
          <w:sz w:val="20"/>
          <w:szCs w:val="20"/>
        </w:rPr>
        <w:t xml:space="preserve"> the full </w:t>
      </w:r>
      <w:r w:rsidR="00D87847">
        <w:rPr>
          <w:rFonts w:ascii="Sylfaen" w:hAnsi="Sylfaen"/>
          <w:color w:val="410C01"/>
          <w:sz w:val="20"/>
          <w:szCs w:val="20"/>
        </w:rPr>
        <w:t xml:space="preserve">31-token </w:t>
      </w:r>
      <w:r w:rsidR="00B07416">
        <w:rPr>
          <w:rFonts w:ascii="Sylfaen" w:hAnsi="Sylfaen"/>
          <w:color w:val="410C01"/>
          <w:sz w:val="20"/>
          <w:szCs w:val="20"/>
        </w:rPr>
        <w:t>ASI-ASHI continuum.</w:t>
      </w:r>
      <w:r w:rsidR="00D87847">
        <w:rPr>
          <w:rFonts w:ascii="Sylfaen" w:hAnsi="Sylfaen"/>
          <w:color w:val="410C01"/>
          <w:sz w:val="20"/>
          <w:szCs w:val="20"/>
        </w:rPr>
        <w:t xml:space="preserve"> Only six tokens are required because we are interested in participants’ perceptual boundary between /s/ and </w:t>
      </w:r>
      <w:r w:rsidR="00D87847" w:rsidRPr="00857E63">
        <w:rPr>
          <w:rFonts w:ascii="Sylfaen" w:hAnsi="Sylfaen"/>
          <w:color w:val="410C01"/>
          <w:sz w:val="20"/>
          <w:szCs w:val="20"/>
        </w:rPr>
        <w:t>/</w:t>
      </w:r>
      <w:r w:rsidR="00D87847" w:rsidRPr="00857E63">
        <w:rPr>
          <w:rFonts w:ascii="Times New Roman" w:hAnsi="Times New Roman" w:cs="Times New Roman"/>
          <w:color w:val="410C01"/>
          <w:sz w:val="20"/>
          <w:szCs w:val="20"/>
        </w:rPr>
        <w:t>ʃ</w:t>
      </w:r>
      <w:r w:rsidR="00D87847" w:rsidRPr="00857E63">
        <w:rPr>
          <w:rFonts w:ascii="Sylfaen" w:hAnsi="Sylfaen"/>
          <w:color w:val="410C01"/>
          <w:sz w:val="20"/>
          <w:szCs w:val="20"/>
        </w:rPr>
        <w:t>/</w:t>
      </w:r>
      <w:r w:rsidR="00D87847">
        <w:rPr>
          <w:rFonts w:ascii="Sylfaen" w:hAnsi="Sylfaen"/>
          <w:color w:val="410C01"/>
          <w:sz w:val="20"/>
          <w:szCs w:val="20"/>
        </w:rPr>
        <w:t>; the point in this continuum where “</w:t>
      </w:r>
      <w:proofErr w:type="spellStart"/>
      <w:r w:rsidR="00D87847">
        <w:rPr>
          <w:rFonts w:ascii="Sylfaen" w:hAnsi="Sylfaen"/>
          <w:color w:val="410C01"/>
          <w:sz w:val="20"/>
          <w:szCs w:val="20"/>
        </w:rPr>
        <w:t>asi</w:t>
      </w:r>
      <w:proofErr w:type="spellEnd"/>
      <w:r w:rsidR="00D87847">
        <w:rPr>
          <w:rFonts w:ascii="Sylfaen" w:hAnsi="Sylfaen"/>
          <w:color w:val="410C01"/>
          <w:sz w:val="20"/>
          <w:szCs w:val="20"/>
        </w:rPr>
        <w:t>” begins to be perceived as “</w:t>
      </w:r>
      <w:proofErr w:type="spellStart"/>
      <w:r w:rsidR="00D87847">
        <w:rPr>
          <w:rFonts w:ascii="Sylfaen" w:hAnsi="Sylfaen"/>
          <w:color w:val="410C01"/>
          <w:sz w:val="20"/>
          <w:szCs w:val="20"/>
        </w:rPr>
        <w:t>ashi</w:t>
      </w:r>
      <w:proofErr w:type="spellEnd"/>
      <w:r w:rsidR="00D87847">
        <w:rPr>
          <w:rFonts w:ascii="Sylfaen" w:hAnsi="Sylfaen"/>
          <w:color w:val="410C01"/>
          <w:sz w:val="20"/>
          <w:szCs w:val="20"/>
        </w:rPr>
        <w:t>.” Therefore, we will be focusing on six tokens in the middle of this continuum (tokens 13, 17, 18, 19, 20, and 24</w:t>
      </w:r>
      <w:r w:rsidR="002D64E0">
        <w:rPr>
          <w:rFonts w:ascii="Sylfaen" w:hAnsi="Sylfaen"/>
          <w:color w:val="410C01"/>
          <w:sz w:val="20"/>
          <w:szCs w:val="20"/>
        </w:rPr>
        <w:t>; the</w:t>
      </w:r>
      <w:r w:rsidR="00C620C5">
        <w:rPr>
          <w:rFonts w:ascii="Sylfaen" w:hAnsi="Sylfaen"/>
          <w:color w:val="410C01"/>
          <w:sz w:val="20"/>
          <w:szCs w:val="20"/>
        </w:rPr>
        <w:t xml:space="preserve"> same </w:t>
      </w:r>
      <w:r w:rsidR="002D64E0">
        <w:rPr>
          <w:rFonts w:ascii="Sylfaen" w:hAnsi="Sylfaen"/>
          <w:color w:val="410C01"/>
          <w:sz w:val="20"/>
          <w:szCs w:val="20"/>
        </w:rPr>
        <w:t xml:space="preserve">tokens employed by </w:t>
      </w:r>
      <w:r w:rsidR="00C620C5">
        <w:rPr>
          <w:rFonts w:ascii="Sylfaen" w:hAnsi="Sylfaen"/>
          <w:color w:val="410C01"/>
          <w:sz w:val="20"/>
          <w:szCs w:val="20"/>
        </w:rPr>
        <w:t>Cummings et al., 2022</w:t>
      </w:r>
      <w:r w:rsidR="00D87847">
        <w:rPr>
          <w:rFonts w:ascii="Sylfaen" w:hAnsi="Sylfaen"/>
          <w:color w:val="410C01"/>
          <w:sz w:val="20"/>
          <w:szCs w:val="20"/>
        </w:rPr>
        <w:t xml:space="preserve">). As the tokens increase, the amount of spectral energy in the sound production increases, as should the probability that a </w:t>
      </w:r>
      <w:r w:rsidR="00C620C5">
        <w:rPr>
          <w:rFonts w:ascii="Sylfaen" w:hAnsi="Sylfaen"/>
          <w:color w:val="410C01"/>
          <w:sz w:val="20"/>
          <w:szCs w:val="20"/>
        </w:rPr>
        <w:t>L1</w:t>
      </w:r>
      <w:r w:rsidR="00D87847">
        <w:rPr>
          <w:rFonts w:ascii="Sylfaen" w:hAnsi="Sylfaen"/>
          <w:color w:val="410C01"/>
          <w:sz w:val="20"/>
          <w:szCs w:val="20"/>
        </w:rPr>
        <w:t xml:space="preserve"> U.S. English speaker would categorize the token as ASHI.</w:t>
      </w:r>
    </w:p>
    <w:p w14:paraId="69807381" w14:textId="6C16DF2A" w:rsidR="00B07416" w:rsidRPr="00B07416" w:rsidRDefault="00D87847" w:rsidP="00E5670D">
      <w:pPr>
        <w:rPr>
          <w:rFonts w:ascii="Sylfaen" w:hAnsi="Sylfaen"/>
          <w:color w:val="410C01"/>
          <w:sz w:val="20"/>
          <w:szCs w:val="20"/>
        </w:rPr>
      </w:pPr>
      <w:commentRangeStart w:id="24"/>
      <w:r>
        <w:rPr>
          <w:rFonts w:ascii="Sylfaen" w:hAnsi="Sylfaen"/>
          <w:color w:val="410C01"/>
          <w:sz w:val="20"/>
          <w:szCs w:val="20"/>
        </w:rPr>
        <w:t>We adopted the</w:t>
      </w:r>
      <w:r w:rsidR="00B07416">
        <w:rPr>
          <w:rFonts w:ascii="Sylfaen" w:hAnsi="Sylfaen"/>
          <w:color w:val="410C01"/>
          <w:sz w:val="20"/>
          <w:szCs w:val="20"/>
        </w:rPr>
        <w:t xml:space="preserve"> 6-token </w:t>
      </w:r>
      <w:r>
        <w:rPr>
          <w:rFonts w:ascii="Sylfaen" w:hAnsi="Sylfaen"/>
          <w:color w:val="410C01"/>
          <w:sz w:val="20"/>
          <w:szCs w:val="20"/>
        </w:rPr>
        <w:t>from</w:t>
      </w:r>
      <w:r w:rsidR="00B07416">
        <w:rPr>
          <w:rFonts w:ascii="Sylfaen" w:hAnsi="Sylfaen"/>
          <w:color w:val="410C01"/>
          <w:sz w:val="20"/>
          <w:szCs w:val="20"/>
        </w:rPr>
        <w:t xml:space="preserve"> Experiment 1 of </w:t>
      </w:r>
      <w:r w:rsidR="00B07416" w:rsidRPr="00857E63">
        <w:rPr>
          <w:rFonts w:ascii="Sylfaen" w:hAnsi="Sylfaen"/>
          <w:color w:val="410C01"/>
          <w:sz w:val="20"/>
          <w:szCs w:val="20"/>
        </w:rPr>
        <w:t>Cummings et al</w:t>
      </w:r>
      <w:r w:rsidR="00B07416">
        <w:rPr>
          <w:rFonts w:ascii="Sylfaen" w:hAnsi="Sylfaen"/>
          <w:color w:val="410C01"/>
          <w:sz w:val="20"/>
          <w:szCs w:val="20"/>
        </w:rPr>
        <w:t>. (2022)</w:t>
      </w:r>
      <w:r>
        <w:rPr>
          <w:rFonts w:ascii="Sylfaen" w:hAnsi="Sylfaen"/>
          <w:color w:val="410C01"/>
          <w:sz w:val="20"/>
          <w:szCs w:val="20"/>
        </w:rPr>
        <w:t xml:space="preserve"> rather than</w:t>
      </w:r>
      <w:r w:rsidR="00B07416">
        <w:rPr>
          <w:rFonts w:ascii="Sylfaen" w:hAnsi="Sylfaen"/>
          <w:color w:val="410C01"/>
          <w:sz w:val="20"/>
          <w:szCs w:val="20"/>
        </w:rPr>
        <w:t xml:space="preserve"> the </w:t>
      </w:r>
      <w:r>
        <w:rPr>
          <w:rFonts w:ascii="Sylfaen" w:hAnsi="Sylfaen"/>
          <w:color w:val="410C01"/>
          <w:sz w:val="20"/>
          <w:szCs w:val="20"/>
        </w:rPr>
        <w:t xml:space="preserve">6-token subset developed by </w:t>
      </w:r>
      <w:r w:rsidR="00B07416">
        <w:rPr>
          <w:rFonts w:ascii="Sylfaen" w:hAnsi="Sylfaen"/>
          <w:color w:val="410C01"/>
          <w:sz w:val="20"/>
          <w:szCs w:val="20"/>
        </w:rPr>
        <w:t xml:space="preserve">Kraljic </w:t>
      </w:r>
      <w:r>
        <w:rPr>
          <w:rFonts w:ascii="Sylfaen" w:hAnsi="Sylfaen"/>
          <w:color w:val="410C01"/>
          <w:sz w:val="20"/>
          <w:szCs w:val="20"/>
        </w:rPr>
        <w:t>and</w:t>
      </w:r>
      <w:r w:rsidR="00B07416">
        <w:rPr>
          <w:rFonts w:ascii="Sylfaen" w:hAnsi="Sylfaen"/>
          <w:color w:val="410C01"/>
          <w:sz w:val="20"/>
          <w:szCs w:val="20"/>
        </w:rPr>
        <w:t xml:space="preserve"> Samuel, (2005) </w:t>
      </w:r>
      <w:r>
        <w:rPr>
          <w:rFonts w:ascii="Sylfaen" w:hAnsi="Sylfaen"/>
          <w:color w:val="410C01"/>
          <w:sz w:val="20"/>
          <w:szCs w:val="20"/>
        </w:rPr>
        <w:t xml:space="preserve">because the Kraljic and Samuel subset seemed to </w:t>
      </w:r>
      <w:r w:rsidR="0091404D">
        <w:rPr>
          <w:rFonts w:ascii="Sylfaen" w:hAnsi="Sylfaen"/>
          <w:color w:val="410C01"/>
          <w:sz w:val="20"/>
          <w:szCs w:val="20"/>
        </w:rPr>
        <w:t xml:space="preserve">be somewhat ASHI-biased in previous studies—participants tended to perceive ASHI more often across tokens—while </w:t>
      </w:r>
      <w:r w:rsidR="0091404D" w:rsidRPr="00857E63">
        <w:rPr>
          <w:rFonts w:ascii="Sylfaen" w:hAnsi="Sylfaen"/>
          <w:color w:val="410C01"/>
          <w:sz w:val="20"/>
          <w:szCs w:val="20"/>
        </w:rPr>
        <w:t>Cummings et al</w:t>
      </w:r>
      <w:r w:rsidR="0091404D">
        <w:rPr>
          <w:rFonts w:ascii="Sylfaen" w:hAnsi="Sylfaen"/>
          <w:color w:val="410C01"/>
          <w:sz w:val="20"/>
          <w:szCs w:val="20"/>
        </w:rPr>
        <w:t>. (2022) appear to be better-balanced around participants’ perceptual boundary between ASI and ASHI.</w:t>
      </w:r>
      <w:commentRangeEnd w:id="24"/>
      <w:r w:rsidR="0006061D">
        <w:rPr>
          <w:rStyle w:val="CommentReference"/>
        </w:rPr>
        <w:commentReference w:id="24"/>
      </w:r>
    </w:p>
    <w:p w14:paraId="15BDCCB1" w14:textId="433E4327" w:rsidR="00ED161C" w:rsidRPr="00CF7A30" w:rsidRDefault="0091404D" w:rsidP="00D86024">
      <w:pPr>
        <w:rPr>
          <w:rFonts w:ascii="Sylfaen" w:hAnsi="Sylfaen"/>
          <w:color w:val="410C01"/>
          <w:sz w:val="20"/>
          <w:szCs w:val="20"/>
        </w:rPr>
      </w:pPr>
      <w:r>
        <w:rPr>
          <w:rFonts w:ascii="Sylfaen" w:hAnsi="Sylfaen"/>
          <w:color w:val="410C01"/>
          <w:sz w:val="20"/>
          <w:szCs w:val="20"/>
        </w:rPr>
        <w:lastRenderedPageBreak/>
        <w:t xml:space="preserve">The same </w:t>
      </w:r>
      <w:r w:rsidR="001322B5">
        <w:rPr>
          <w:rFonts w:ascii="Sylfaen" w:hAnsi="Sylfaen"/>
          <w:color w:val="410C01"/>
          <w:sz w:val="20"/>
          <w:szCs w:val="20"/>
        </w:rPr>
        <w:t xml:space="preserve">gender </w:t>
      </w:r>
      <w:r>
        <w:rPr>
          <w:rFonts w:ascii="Sylfaen" w:hAnsi="Sylfaen"/>
          <w:color w:val="410C01"/>
          <w:sz w:val="20"/>
          <w:szCs w:val="20"/>
        </w:rPr>
        <w:t>transformation processes used to simulate the male and female</w:t>
      </w:r>
      <w:r w:rsidR="001322B5">
        <w:rPr>
          <w:rFonts w:ascii="Sylfaen" w:hAnsi="Sylfaen"/>
          <w:color w:val="410C01"/>
          <w:sz w:val="20"/>
          <w:szCs w:val="20"/>
        </w:rPr>
        <w:t xml:space="preserve"> voice</w:t>
      </w:r>
      <w:r w:rsidR="000E2AD4">
        <w:rPr>
          <w:rFonts w:ascii="Sylfaen" w:hAnsi="Sylfaen"/>
          <w:color w:val="410C01"/>
          <w:sz w:val="20"/>
          <w:szCs w:val="20"/>
        </w:rPr>
        <w:t xml:space="preserve"> for recordings in the Exposure Phase</w:t>
      </w:r>
      <w:r>
        <w:rPr>
          <w:rFonts w:ascii="Sylfaen" w:hAnsi="Sylfaen"/>
          <w:color w:val="410C01"/>
          <w:sz w:val="20"/>
          <w:szCs w:val="20"/>
        </w:rPr>
        <w:t xml:space="preserve"> were applied to each of the six tokens</w:t>
      </w:r>
      <w:r w:rsidR="001322B5">
        <w:rPr>
          <w:rFonts w:ascii="Sylfaen" w:hAnsi="Sylfaen"/>
          <w:color w:val="410C01"/>
          <w:sz w:val="20"/>
          <w:szCs w:val="20"/>
        </w:rPr>
        <w:t xml:space="preserve">. </w:t>
      </w:r>
      <w:r>
        <w:rPr>
          <w:rFonts w:ascii="Sylfaen" w:hAnsi="Sylfaen"/>
          <w:color w:val="410C01"/>
          <w:sz w:val="20"/>
          <w:szCs w:val="20"/>
        </w:rPr>
        <w:t xml:space="preserve">to produce </w:t>
      </w:r>
      <w:r w:rsidR="0049270D">
        <w:rPr>
          <w:rFonts w:ascii="Sylfaen" w:hAnsi="Sylfaen"/>
          <w:color w:val="410C01"/>
          <w:sz w:val="20"/>
          <w:szCs w:val="20"/>
        </w:rPr>
        <w:t>two versions of the six</w:t>
      </w:r>
      <w:r>
        <w:rPr>
          <w:rFonts w:ascii="Sylfaen" w:hAnsi="Sylfaen"/>
          <w:color w:val="410C01"/>
          <w:sz w:val="20"/>
          <w:szCs w:val="20"/>
        </w:rPr>
        <w:t xml:space="preserve"> Test Items: one 6-token subset in the simulated female voice, and one 6-token subset in the simulated male voice. </w:t>
      </w:r>
      <w:r w:rsidR="000E2AD4">
        <w:rPr>
          <w:rFonts w:ascii="Sylfaen" w:hAnsi="Sylfaen"/>
          <w:color w:val="410C01"/>
          <w:sz w:val="20"/>
          <w:szCs w:val="20"/>
        </w:rPr>
        <w:t>By applying the same transformation process to the Test Items, our goal was for listeners to identify the Test Items as being spoken by the same talkers as the Critical Items and the Filler Items so we could measure adaptation in the Test Phase to the talkers from the Exposure Phase.</w:t>
      </w:r>
    </w:p>
    <w:p w14:paraId="1EDF3925" w14:textId="55A00D5E" w:rsidR="001F2221" w:rsidRDefault="00347B9B" w:rsidP="001F2221">
      <w:pPr>
        <w:rPr>
          <w:rFonts w:ascii="Sylfaen" w:hAnsi="Sylfaen"/>
          <w:b/>
          <w:bCs/>
          <w:color w:val="410C01"/>
          <w:sz w:val="20"/>
          <w:szCs w:val="20"/>
        </w:rPr>
      </w:pPr>
      <w:r>
        <w:rPr>
          <w:rFonts w:ascii="Sylfaen" w:hAnsi="Sylfaen"/>
          <w:b/>
          <w:bCs/>
          <w:color w:val="410C01"/>
          <w:sz w:val="20"/>
          <w:szCs w:val="20"/>
        </w:rPr>
        <w:t>Design</w:t>
      </w:r>
    </w:p>
    <w:p w14:paraId="21FEDD9D" w14:textId="3CC7539E" w:rsidR="003B073D" w:rsidRDefault="003B073D" w:rsidP="003B073D">
      <w:pPr>
        <w:rPr>
          <w:rFonts w:ascii="Sylfaen" w:hAnsi="Sylfaen"/>
          <w:color w:val="410C01"/>
          <w:sz w:val="20"/>
          <w:szCs w:val="20"/>
        </w:rPr>
      </w:pPr>
      <w:r>
        <w:rPr>
          <w:rFonts w:ascii="Sylfaen" w:hAnsi="Sylfaen"/>
          <w:color w:val="410C01"/>
          <w:sz w:val="20"/>
          <w:szCs w:val="20"/>
        </w:rPr>
        <w:t xml:space="preserve">This experiment is split into two main parts: an Exposure Phase and a Test Phase. The Exposure Phase contains a total of 80 unique trials: </w:t>
      </w:r>
      <w:r w:rsidR="008A373D">
        <w:rPr>
          <w:rFonts w:ascii="Sylfaen" w:hAnsi="Sylfaen"/>
          <w:color w:val="410C01"/>
          <w:sz w:val="20"/>
          <w:szCs w:val="20"/>
        </w:rPr>
        <w:t>1</w:t>
      </w:r>
      <w:r>
        <w:rPr>
          <w:rFonts w:ascii="Sylfaen" w:hAnsi="Sylfaen"/>
          <w:color w:val="410C01"/>
          <w:sz w:val="20"/>
          <w:szCs w:val="20"/>
        </w:rPr>
        <w:t xml:space="preserve">0 </w:t>
      </w:r>
      <w:r w:rsidR="008A373D">
        <w:rPr>
          <w:rFonts w:ascii="Sylfaen" w:hAnsi="Sylfaen"/>
          <w:color w:val="410C01"/>
          <w:sz w:val="20"/>
          <w:szCs w:val="20"/>
        </w:rPr>
        <w:t xml:space="preserve">Ambiguous </w:t>
      </w:r>
      <w:r>
        <w:rPr>
          <w:rFonts w:ascii="Sylfaen" w:hAnsi="Sylfaen"/>
          <w:color w:val="410C01"/>
          <w:sz w:val="20"/>
          <w:szCs w:val="20"/>
        </w:rPr>
        <w:t>Critical Trials</w:t>
      </w:r>
      <w:r w:rsidR="008A373D">
        <w:rPr>
          <w:rFonts w:ascii="Sylfaen" w:hAnsi="Sylfaen"/>
          <w:color w:val="410C01"/>
          <w:sz w:val="20"/>
          <w:szCs w:val="20"/>
        </w:rPr>
        <w:t xml:space="preserve">, 10 Unambiguous Critical Items, </w:t>
      </w:r>
      <w:r>
        <w:rPr>
          <w:rFonts w:ascii="Sylfaen" w:hAnsi="Sylfaen"/>
          <w:color w:val="410C01"/>
          <w:sz w:val="20"/>
          <w:szCs w:val="20"/>
        </w:rPr>
        <w:t xml:space="preserve">and 60 Filler Trials. </w:t>
      </w:r>
      <w:r w:rsidR="008A373D">
        <w:rPr>
          <w:rFonts w:ascii="Sylfaen" w:hAnsi="Sylfaen"/>
          <w:color w:val="410C01"/>
          <w:sz w:val="20"/>
          <w:szCs w:val="20"/>
        </w:rPr>
        <w:t xml:space="preserve">These trials are divided into 10 </w:t>
      </w:r>
      <w:r w:rsidR="002B5017">
        <w:rPr>
          <w:rFonts w:ascii="Sylfaen" w:hAnsi="Sylfaen"/>
          <w:color w:val="410C01"/>
          <w:sz w:val="20"/>
          <w:szCs w:val="20"/>
        </w:rPr>
        <w:t xml:space="preserve">blocks, and trial presentation order was </w:t>
      </w:r>
      <w:r w:rsidR="008A373D">
        <w:rPr>
          <w:rFonts w:ascii="Sylfaen" w:hAnsi="Sylfaen"/>
          <w:color w:val="410C01"/>
          <w:sz w:val="20"/>
          <w:szCs w:val="20"/>
        </w:rPr>
        <w:t xml:space="preserve">randomized </w:t>
      </w:r>
      <w:r w:rsidR="002B5017">
        <w:rPr>
          <w:rFonts w:ascii="Sylfaen" w:hAnsi="Sylfaen"/>
          <w:color w:val="410C01"/>
          <w:sz w:val="20"/>
          <w:szCs w:val="20"/>
        </w:rPr>
        <w:t>within each block</w:t>
      </w:r>
      <w:r w:rsidR="008A373D">
        <w:rPr>
          <w:rFonts w:ascii="Sylfaen" w:hAnsi="Sylfaen"/>
          <w:color w:val="410C01"/>
          <w:sz w:val="20"/>
          <w:szCs w:val="20"/>
        </w:rPr>
        <w:t>. The Test Phase contains a total of 72 trials divided into 12 blocks</w:t>
      </w:r>
      <w:r w:rsidR="002B5017">
        <w:rPr>
          <w:rFonts w:ascii="Sylfaen" w:hAnsi="Sylfaen"/>
          <w:color w:val="410C01"/>
          <w:sz w:val="20"/>
          <w:szCs w:val="20"/>
        </w:rPr>
        <w:t>, and trial presentation order was randomized within each block</w:t>
      </w:r>
      <w:r w:rsidR="008A373D">
        <w:rPr>
          <w:rFonts w:ascii="Sylfaen" w:hAnsi="Sylfaen"/>
          <w:color w:val="410C01"/>
          <w:sz w:val="20"/>
          <w:szCs w:val="20"/>
        </w:rPr>
        <w:t>.</w:t>
      </w:r>
      <w:r w:rsidR="00FE0BB7">
        <w:rPr>
          <w:rFonts w:ascii="Sylfaen" w:hAnsi="Sylfaen"/>
          <w:color w:val="410C01"/>
          <w:sz w:val="20"/>
          <w:szCs w:val="20"/>
        </w:rPr>
        <w:t xml:space="preserve"> </w:t>
      </w:r>
      <w:r w:rsidR="00404F5D" w:rsidRPr="00404F5D">
        <w:rPr>
          <w:rFonts w:ascii="Sylfaen" w:hAnsi="Sylfaen"/>
          <w:color w:val="410C01"/>
          <w:sz w:val="20"/>
          <w:szCs w:val="20"/>
        </w:rPr>
        <w:t>All Critical Words, Filler Words, or Filler Nonwords appear once and only once within each experiment, regardless of ambiguity of the /s/-/</w:t>
      </w:r>
      <w:r w:rsidR="00404F5D" w:rsidRPr="00404F5D">
        <w:rPr>
          <w:rFonts w:ascii="Times New Roman" w:hAnsi="Times New Roman" w:cs="Times New Roman"/>
          <w:color w:val="410C01"/>
          <w:sz w:val="20"/>
          <w:szCs w:val="20"/>
        </w:rPr>
        <w:t>ʃ</w:t>
      </w:r>
      <w:r w:rsidR="00404F5D" w:rsidRPr="00404F5D">
        <w:rPr>
          <w:rFonts w:ascii="Sylfaen" w:hAnsi="Sylfaen"/>
          <w:color w:val="410C01"/>
          <w:sz w:val="20"/>
          <w:szCs w:val="20"/>
        </w:rPr>
        <w:t>/ production in the word or the voice it is produced in.</w:t>
      </w:r>
    </w:p>
    <w:p w14:paraId="09694B55" w14:textId="2926E7B8" w:rsidR="00E40EF0" w:rsidRPr="00404F5D" w:rsidRDefault="00352D9C" w:rsidP="003B073D">
      <w:pPr>
        <w:rPr>
          <w:rFonts w:ascii="Sylfaen" w:hAnsi="Sylfaen"/>
          <w:i/>
          <w:iCs/>
          <w:color w:val="410C01"/>
          <w:sz w:val="20"/>
          <w:szCs w:val="20"/>
        </w:rPr>
      </w:pPr>
      <w:r>
        <w:rPr>
          <w:rFonts w:ascii="Sylfaen" w:hAnsi="Sylfaen"/>
          <w:i/>
          <w:iCs/>
          <w:color w:val="410C01"/>
          <w:sz w:val="20"/>
          <w:szCs w:val="20"/>
        </w:rPr>
        <w:t>Nuisance factors</w:t>
      </w:r>
      <w:r w:rsidR="000A2434">
        <w:rPr>
          <w:rFonts w:ascii="Sylfaen" w:hAnsi="Sylfaen"/>
          <w:i/>
          <w:iCs/>
          <w:color w:val="410C01"/>
          <w:sz w:val="20"/>
          <w:szCs w:val="20"/>
        </w:rPr>
        <w:t>: Critical Items</w:t>
      </w:r>
    </w:p>
    <w:p w14:paraId="68E4A524" w14:textId="14E9208E" w:rsidR="00420B8F" w:rsidRDefault="00420B8F" w:rsidP="00E40EF0">
      <w:pPr>
        <w:rPr>
          <w:rFonts w:ascii="Sylfaen" w:hAnsi="Sylfaen"/>
          <w:color w:val="410C01"/>
          <w:sz w:val="20"/>
          <w:szCs w:val="20"/>
        </w:rPr>
      </w:pPr>
      <w:r>
        <w:rPr>
          <w:rFonts w:ascii="Sylfaen" w:hAnsi="Sylfaen"/>
          <w:color w:val="410C01"/>
          <w:sz w:val="20"/>
          <w:szCs w:val="20"/>
        </w:rPr>
        <w:t>The</w:t>
      </w:r>
      <w:r w:rsidR="00FE0BB7">
        <w:rPr>
          <w:rFonts w:ascii="Sylfaen" w:hAnsi="Sylfaen"/>
          <w:color w:val="410C01"/>
          <w:sz w:val="20"/>
          <w:szCs w:val="20"/>
        </w:rPr>
        <w:t xml:space="preserve"> Critical Items</w:t>
      </w:r>
      <w:r w:rsidR="00E40EF0">
        <w:rPr>
          <w:rFonts w:ascii="Sylfaen" w:hAnsi="Sylfaen"/>
          <w:color w:val="410C01"/>
          <w:sz w:val="20"/>
          <w:szCs w:val="20"/>
        </w:rPr>
        <w:t xml:space="preserve"> presented during a given version of</w:t>
      </w:r>
      <w:r w:rsidR="003D257B">
        <w:rPr>
          <w:rFonts w:ascii="Sylfaen" w:hAnsi="Sylfaen"/>
          <w:color w:val="410C01"/>
          <w:sz w:val="20"/>
          <w:szCs w:val="20"/>
        </w:rPr>
        <w:t xml:space="preserve"> </w:t>
      </w:r>
      <w:r w:rsidR="00E40EF0">
        <w:rPr>
          <w:rFonts w:ascii="Sylfaen" w:hAnsi="Sylfaen"/>
          <w:color w:val="410C01"/>
          <w:sz w:val="20"/>
          <w:szCs w:val="20"/>
        </w:rPr>
        <w:t>the experiment</w:t>
      </w:r>
      <w:r w:rsidR="00FE0BB7">
        <w:rPr>
          <w:rFonts w:ascii="Sylfaen" w:hAnsi="Sylfaen"/>
          <w:color w:val="410C01"/>
          <w:sz w:val="20"/>
          <w:szCs w:val="20"/>
        </w:rPr>
        <w:t xml:space="preserve"> </w:t>
      </w:r>
      <w:r>
        <w:rPr>
          <w:rFonts w:ascii="Sylfaen" w:hAnsi="Sylfaen"/>
          <w:color w:val="410C01"/>
          <w:sz w:val="20"/>
          <w:szCs w:val="20"/>
        </w:rPr>
        <w:t>were</w:t>
      </w:r>
      <w:r w:rsidR="00FE0BB7">
        <w:rPr>
          <w:rFonts w:ascii="Sylfaen" w:hAnsi="Sylfaen"/>
          <w:color w:val="410C01"/>
          <w:sz w:val="20"/>
          <w:szCs w:val="20"/>
        </w:rPr>
        <w:t xml:space="preserve"> determined by the Voice (Male of Female) the participant is instructed to attend to, and whether that </w:t>
      </w:r>
      <w:r w:rsidR="007769EF">
        <w:rPr>
          <w:rFonts w:ascii="Sylfaen" w:hAnsi="Sylfaen"/>
          <w:color w:val="410C01"/>
          <w:sz w:val="20"/>
          <w:szCs w:val="20"/>
        </w:rPr>
        <w:t>v</w:t>
      </w:r>
      <w:r w:rsidR="00FE0BB7">
        <w:rPr>
          <w:rFonts w:ascii="Sylfaen" w:hAnsi="Sylfaen"/>
          <w:color w:val="410C01"/>
          <w:sz w:val="20"/>
          <w:szCs w:val="20"/>
        </w:rPr>
        <w:t xml:space="preserve">oice </w:t>
      </w:r>
      <w:proofErr w:type="gramStart"/>
      <w:r w:rsidR="00FE0BB7">
        <w:rPr>
          <w:rFonts w:ascii="Sylfaen" w:hAnsi="Sylfaen"/>
          <w:color w:val="410C01"/>
          <w:sz w:val="20"/>
          <w:szCs w:val="20"/>
        </w:rPr>
        <w:t>produces ?s</w:t>
      </w:r>
      <w:proofErr w:type="gramEnd"/>
      <w:r w:rsidR="00FE0BB7">
        <w:rPr>
          <w:rFonts w:ascii="Sylfaen" w:hAnsi="Sylfaen"/>
          <w:color w:val="410C01"/>
          <w:sz w:val="20"/>
          <w:szCs w:val="20"/>
        </w:rPr>
        <w:t xml:space="preserve"> Words or ?sh Words. </w:t>
      </w:r>
      <w:r w:rsidR="00E40EF0">
        <w:rPr>
          <w:rFonts w:ascii="Sylfaen" w:hAnsi="Sylfaen"/>
          <w:color w:val="410C01"/>
          <w:sz w:val="20"/>
          <w:szCs w:val="20"/>
        </w:rPr>
        <w:t xml:space="preserve">To avoid repetition within the created stimuli, Critical Items were </w:t>
      </w:r>
      <w:r w:rsidR="003D257B">
        <w:rPr>
          <w:rFonts w:ascii="Sylfaen" w:hAnsi="Sylfaen"/>
          <w:color w:val="410C01"/>
          <w:sz w:val="20"/>
          <w:szCs w:val="20"/>
        </w:rPr>
        <w:t>divided</w:t>
      </w:r>
      <w:r w:rsidR="00E40EF0">
        <w:rPr>
          <w:rFonts w:ascii="Sylfaen" w:hAnsi="Sylfaen"/>
          <w:color w:val="410C01"/>
          <w:sz w:val="20"/>
          <w:szCs w:val="20"/>
        </w:rPr>
        <w:t xml:space="preserve"> into Materials A </w:t>
      </w:r>
      <w:r w:rsidR="003D257B">
        <w:rPr>
          <w:rFonts w:ascii="Sylfaen" w:hAnsi="Sylfaen"/>
          <w:color w:val="410C01"/>
          <w:sz w:val="20"/>
          <w:szCs w:val="20"/>
        </w:rPr>
        <w:t xml:space="preserve">(10 Critical Items) </w:t>
      </w:r>
      <w:r w:rsidR="00E40EF0">
        <w:rPr>
          <w:rFonts w:ascii="Sylfaen" w:hAnsi="Sylfaen"/>
          <w:color w:val="410C01"/>
          <w:sz w:val="20"/>
          <w:szCs w:val="20"/>
        </w:rPr>
        <w:t>and Materials B</w:t>
      </w:r>
      <w:r w:rsidR="003D257B">
        <w:rPr>
          <w:rFonts w:ascii="Sylfaen" w:hAnsi="Sylfaen"/>
          <w:color w:val="410C01"/>
          <w:sz w:val="20"/>
          <w:szCs w:val="20"/>
        </w:rPr>
        <w:t xml:space="preserve"> (10 Critical Items)</w:t>
      </w:r>
      <w:r w:rsidR="00E40EF0">
        <w:rPr>
          <w:rFonts w:ascii="Sylfaen" w:hAnsi="Sylfaen"/>
          <w:color w:val="410C01"/>
          <w:sz w:val="20"/>
          <w:szCs w:val="20"/>
        </w:rPr>
        <w:t>.</w:t>
      </w:r>
      <w:r w:rsidR="003D257B">
        <w:rPr>
          <w:rFonts w:ascii="Sylfaen" w:hAnsi="Sylfaen"/>
          <w:color w:val="410C01"/>
          <w:sz w:val="20"/>
          <w:szCs w:val="20"/>
        </w:rPr>
        <w:t xml:space="preserve"> Material assignment was determined by listing the Critical Items alphabetically by the (?)S Word and assigning every other Item to Materials B. In this experiment, the Critical Items in Materials A were always the Ambiguous Critical Items (see </w:t>
      </w:r>
      <w:r w:rsidR="003D257B">
        <w:rPr>
          <w:rFonts w:ascii="Sylfaen" w:hAnsi="Sylfaen"/>
          <w:i/>
          <w:iCs/>
          <w:color w:val="410C01"/>
          <w:sz w:val="20"/>
          <w:szCs w:val="20"/>
        </w:rPr>
        <w:t>Figure 1</w:t>
      </w:r>
      <w:r w:rsidR="003D257B">
        <w:rPr>
          <w:rFonts w:ascii="Sylfaen" w:hAnsi="Sylfaen"/>
          <w:color w:val="410C01"/>
          <w:sz w:val="20"/>
          <w:szCs w:val="20"/>
        </w:rPr>
        <w:t xml:space="preserve">, </w:t>
      </w:r>
      <w:r w:rsidR="00A64774">
        <w:rPr>
          <w:rFonts w:ascii="Sylfaen" w:hAnsi="Sylfaen"/>
          <w:color w:val="410C01"/>
          <w:sz w:val="20"/>
          <w:szCs w:val="20"/>
        </w:rPr>
        <w:t>below</w:t>
      </w:r>
      <w:r w:rsidR="003D257B">
        <w:rPr>
          <w:rFonts w:ascii="Sylfaen" w:hAnsi="Sylfaen"/>
          <w:color w:val="410C01"/>
          <w:sz w:val="20"/>
          <w:szCs w:val="20"/>
        </w:rPr>
        <w:t>).</w:t>
      </w:r>
    </w:p>
    <w:p w14:paraId="21BA3DE2" w14:textId="47322AA1" w:rsidR="00B4302D" w:rsidRDefault="00B4302D" w:rsidP="00E40EF0">
      <w:pPr>
        <w:rPr>
          <w:rFonts w:ascii="Sylfaen" w:hAnsi="Sylfaen"/>
          <w:color w:val="410C01"/>
          <w:sz w:val="20"/>
          <w:szCs w:val="20"/>
        </w:rPr>
      </w:pPr>
      <w:r w:rsidRPr="003D257B">
        <w:rPr>
          <w:rFonts w:ascii="Sylfaen" w:hAnsi="Sylfaen"/>
          <w:noProof/>
          <w:color w:val="410C01"/>
          <w:sz w:val="20"/>
          <w:szCs w:val="20"/>
        </w:rPr>
        <mc:AlternateContent>
          <mc:Choice Requires="wpg">
            <w:drawing>
              <wp:anchor distT="0" distB="0" distL="114300" distR="114300" simplePos="0" relativeHeight="251713536" behindDoc="1" locked="0" layoutInCell="1" allowOverlap="1" wp14:anchorId="380EA781" wp14:editId="39DE1621">
                <wp:simplePos x="0" y="0"/>
                <wp:positionH relativeFrom="margin">
                  <wp:posOffset>3491346</wp:posOffset>
                </wp:positionH>
                <wp:positionV relativeFrom="paragraph">
                  <wp:posOffset>41160</wp:posOffset>
                </wp:positionV>
                <wp:extent cx="2350135" cy="2261293"/>
                <wp:effectExtent l="0" t="0" r="0" b="5715"/>
                <wp:wrapTight wrapText="bothSides">
                  <wp:wrapPolygon edited="0">
                    <wp:start x="0" y="0"/>
                    <wp:lineTo x="350" y="21473"/>
                    <wp:lineTo x="21011" y="21473"/>
                    <wp:lineTo x="21361" y="15104"/>
                    <wp:lineTo x="21361" y="0"/>
                    <wp:lineTo x="0" y="0"/>
                  </wp:wrapPolygon>
                </wp:wrapTight>
                <wp:docPr id="1729887374" name="Group 22"/>
                <wp:cNvGraphicFramePr/>
                <a:graphic xmlns:a="http://schemas.openxmlformats.org/drawingml/2006/main">
                  <a:graphicData uri="http://schemas.microsoft.com/office/word/2010/wordprocessingGroup">
                    <wpg:wgp>
                      <wpg:cNvGrpSpPr/>
                      <wpg:grpSpPr>
                        <a:xfrm>
                          <a:off x="0" y="0"/>
                          <a:ext cx="2350135" cy="2261293"/>
                          <a:chOff x="135324" y="303602"/>
                          <a:chExt cx="2490509" cy="2266779"/>
                        </a:xfrm>
                      </wpg:grpSpPr>
                      <pic:pic xmlns:pic="http://schemas.openxmlformats.org/drawingml/2006/picture">
                        <pic:nvPicPr>
                          <pic:cNvPr id="1339046706" name="Picture 1339046706"/>
                          <pic:cNvPicPr>
                            <a:picLocks noChangeAspect="1" noChangeArrowheads="1"/>
                          </pic:cNvPicPr>
                        </pic:nvPicPr>
                        <pic:blipFill>
                          <a:blip r:embed="rId12">
                            <a:extLst>
                              <a:ext uri="{28A0092B-C50C-407E-A947-70E740481C1C}">
                                <a14:useLocalDpi xmlns:a14="http://schemas.microsoft.com/office/drawing/2010/main" val="0"/>
                              </a:ext>
                            </a:extLst>
                          </a:blip>
                          <a:srcRect l="1947" t="4224" r="1157" b="2243"/>
                          <a:stretch>
                            <a:fillRect/>
                          </a:stretch>
                        </pic:blipFill>
                        <pic:spPr bwMode="auto">
                          <a:xfrm>
                            <a:off x="182603" y="303602"/>
                            <a:ext cx="2414336" cy="1652243"/>
                          </a:xfrm>
                          <a:prstGeom prst="rect">
                            <a:avLst/>
                          </a:prstGeom>
                          <a:noFill/>
                          <a:extLst>
                            <a:ext uri="{909E8E84-426E-40DD-AFC4-6F175D3DCCD1}">
                              <a14:hiddenFill xmlns:a14="http://schemas.microsoft.com/office/drawing/2010/main">
                                <a:solidFill>
                                  <a:srgbClr val="FFFFFF"/>
                                </a:solidFill>
                              </a14:hiddenFill>
                            </a:ext>
                          </a:extLst>
                        </pic:spPr>
                      </pic:pic>
                      <wps:wsp>
                        <wps:cNvPr id="1511979359" name="Text Box 1"/>
                        <wps:cNvSpPr txBox="1">
                          <a:spLocks noChangeArrowheads="1"/>
                        </wps:cNvSpPr>
                        <wps:spPr bwMode="auto">
                          <a:xfrm>
                            <a:off x="135324" y="1935743"/>
                            <a:ext cx="2490509" cy="63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0EA781" id="Group 22" o:spid="_x0000_s1026" style="position:absolute;margin-left:274.9pt;margin-top:3.25pt;width:185.05pt;height:178.05pt;z-index:-251602944;mso-position-horizontal-relative:margin;mso-width-relative:margin;mso-height-relative:margin" coordorigin="1353,3036" coordsize="24905,2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046706" o:spid="_x0000_s1027" type="#_x0000_t75" style="position:absolute;left:1826;top:3036;width:24143;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">
                  <v:imagedata r:id="rId13" o:title="" croptop="2768f" cropbottom="1470f" cropleft="1276f" cropright="758f"/>
                </v:shape>
                <v:shapetype id="_x0000_t202" coordsize="21600,21600" o:spt="202" path="m,l,21600r21600,l21600,xe">
                  <v:stroke joinstyle="miter"/>
                  <v:path gradientshapeok="t" o:connecttype="rect"/>
                </v:shapetype>
                <v:shape id="Text Box 1" o:spid="_x0000_s1028" type="#_x0000_t202" style="position:absolute;left:1353;top:19357;width:24905;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" filled="f" stroked="f">
                  <v:textbo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v:textbox>
                </v:shape>
                <w10:wrap type="tight" anchorx="margin"/>
              </v:group>
            </w:pict>
          </mc:Fallback>
        </mc:AlternateContent>
      </w:r>
      <w:r w:rsidR="00420B8F">
        <w:rPr>
          <w:rFonts w:ascii="Sylfaen" w:hAnsi="Sylfaen"/>
          <w:color w:val="410C01"/>
          <w:sz w:val="20"/>
          <w:szCs w:val="20"/>
        </w:rPr>
        <w:t xml:space="preserve">As a result, </w:t>
      </w:r>
      <w:proofErr w:type="gramStart"/>
      <w:r w:rsidR="00420B8F">
        <w:rPr>
          <w:rFonts w:ascii="Sylfaen" w:hAnsi="Sylfaen"/>
          <w:color w:val="410C01"/>
          <w:sz w:val="20"/>
          <w:szCs w:val="20"/>
        </w:rPr>
        <w:t>the ?sh</w:t>
      </w:r>
      <w:proofErr w:type="gramEnd"/>
      <w:r w:rsidR="00420B8F">
        <w:rPr>
          <w:rFonts w:ascii="Sylfaen" w:hAnsi="Sylfaen"/>
          <w:color w:val="410C01"/>
          <w:sz w:val="20"/>
          <w:szCs w:val="20"/>
        </w:rPr>
        <w:t xml:space="preserve">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7769EF">
        <w:rPr>
          <w:rFonts w:ascii="Sylfaen" w:hAnsi="Sylfaen"/>
          <w:color w:val="410C01"/>
          <w:sz w:val="20"/>
          <w:szCs w:val="20"/>
        </w:rPr>
        <w:t>v</w:t>
      </w:r>
      <w:r w:rsidR="00420B8F">
        <w:rPr>
          <w:rFonts w:ascii="Sylfaen" w:hAnsi="Sylfaen"/>
          <w:color w:val="410C01"/>
          <w:sz w:val="20"/>
          <w:szCs w:val="20"/>
        </w:rPr>
        <w:t xml:space="preserve">oice as the S Words in Materials B (Talker A), and the ?s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7769EF">
        <w:rPr>
          <w:rFonts w:ascii="Sylfaen" w:hAnsi="Sylfaen"/>
          <w:color w:val="410C01"/>
          <w:sz w:val="20"/>
          <w:szCs w:val="20"/>
        </w:rPr>
        <w:t>v</w:t>
      </w:r>
      <w:r w:rsidR="00420B8F">
        <w:rPr>
          <w:rFonts w:ascii="Sylfaen" w:hAnsi="Sylfaen"/>
          <w:color w:val="410C01"/>
          <w:sz w:val="20"/>
          <w:szCs w:val="20"/>
        </w:rPr>
        <w:t xml:space="preserve">oice as the </w:t>
      </w:r>
      <w:proofErr w:type="spellStart"/>
      <w:r w:rsidR="00420B8F">
        <w:rPr>
          <w:rFonts w:ascii="Sylfaen" w:hAnsi="Sylfaen"/>
          <w:color w:val="410C01"/>
          <w:sz w:val="20"/>
          <w:szCs w:val="20"/>
        </w:rPr>
        <w:t>Sh</w:t>
      </w:r>
      <w:proofErr w:type="spellEnd"/>
      <w:r w:rsidR="00420B8F">
        <w:rPr>
          <w:rFonts w:ascii="Sylfaen" w:hAnsi="Sylfaen"/>
          <w:color w:val="410C01"/>
          <w:sz w:val="20"/>
          <w:szCs w:val="20"/>
        </w:rPr>
        <w:t xml:space="preserve"> Words in Materials B</w:t>
      </w:r>
      <w:r w:rsidR="003B7FC2">
        <w:rPr>
          <w:rFonts w:ascii="Sylfaen" w:hAnsi="Sylfaen"/>
          <w:color w:val="410C01"/>
          <w:sz w:val="20"/>
          <w:szCs w:val="20"/>
        </w:rPr>
        <w:t xml:space="preserve"> (Talker B)</w:t>
      </w:r>
      <w:r w:rsidR="00420B8F">
        <w:rPr>
          <w:rFonts w:ascii="Sylfaen" w:hAnsi="Sylfaen"/>
          <w:color w:val="410C01"/>
          <w:sz w:val="20"/>
          <w:szCs w:val="20"/>
        </w:rPr>
        <w:t>.</w:t>
      </w:r>
      <w:r w:rsidR="003B7FC2">
        <w:rPr>
          <w:rFonts w:ascii="Sylfaen" w:hAnsi="Sylfaen"/>
          <w:color w:val="410C01"/>
          <w:sz w:val="20"/>
          <w:szCs w:val="20"/>
        </w:rPr>
        <w:t xml:space="preserve"> </w:t>
      </w:r>
      <w:r w:rsidR="008534DB">
        <w:rPr>
          <w:rFonts w:ascii="Sylfaen" w:hAnsi="Sylfaen"/>
          <w:color w:val="410C01"/>
          <w:sz w:val="20"/>
          <w:szCs w:val="20"/>
        </w:rPr>
        <w:t xml:space="preserve">Our intended effect was to shift the </w:t>
      </w:r>
      <w:r w:rsidR="003B7FC2">
        <w:rPr>
          <w:rFonts w:ascii="Sylfaen" w:hAnsi="Sylfaen"/>
          <w:color w:val="410C01"/>
          <w:sz w:val="20"/>
          <w:szCs w:val="20"/>
        </w:rPr>
        <w:t>participant’s perce</w:t>
      </w:r>
      <w:r w:rsidR="008534DB">
        <w:rPr>
          <w:rFonts w:ascii="Sylfaen" w:hAnsi="Sylfaen"/>
          <w:color w:val="410C01"/>
          <w:sz w:val="20"/>
          <w:szCs w:val="20"/>
        </w:rPr>
        <w:t xml:space="preserve">ption of </w:t>
      </w:r>
      <w:r w:rsidR="003B7FC2">
        <w:rPr>
          <w:rFonts w:ascii="Sylfaen" w:hAnsi="Sylfaen"/>
          <w:color w:val="410C01"/>
          <w:sz w:val="20"/>
          <w:szCs w:val="20"/>
        </w:rPr>
        <w:t xml:space="preserve">Talker A’s ASI-ASHI continuum </w:t>
      </w:r>
      <w:r w:rsidR="008534DB">
        <w:rPr>
          <w:rFonts w:ascii="Sylfaen" w:hAnsi="Sylfaen"/>
          <w:color w:val="410C01"/>
          <w:sz w:val="20"/>
          <w:szCs w:val="20"/>
        </w:rPr>
        <w:t>towards</w:t>
      </w:r>
      <w:r w:rsidR="003B7FC2">
        <w:rPr>
          <w:rFonts w:ascii="Sylfaen" w:hAnsi="Sylfaen"/>
          <w:color w:val="410C01"/>
          <w:sz w:val="20"/>
          <w:szCs w:val="20"/>
        </w:rPr>
        <w:t xml:space="preserve"> ASI, and Talker B’s ASI-ASHI continuum </w:t>
      </w:r>
      <w:r w:rsidR="008534DB">
        <w:rPr>
          <w:rFonts w:ascii="Sylfaen" w:hAnsi="Sylfaen"/>
          <w:color w:val="410C01"/>
          <w:sz w:val="20"/>
          <w:szCs w:val="20"/>
        </w:rPr>
        <w:t>to</w:t>
      </w:r>
      <w:r w:rsidR="008C2954">
        <w:rPr>
          <w:rFonts w:ascii="Sylfaen" w:hAnsi="Sylfaen"/>
          <w:color w:val="410C01"/>
          <w:sz w:val="20"/>
          <w:szCs w:val="20"/>
        </w:rPr>
        <w:t>ward</w:t>
      </w:r>
      <w:r w:rsidR="003B7FC2">
        <w:rPr>
          <w:rFonts w:ascii="Sylfaen" w:hAnsi="Sylfaen"/>
          <w:color w:val="410C01"/>
          <w:sz w:val="20"/>
          <w:szCs w:val="20"/>
        </w:rPr>
        <w:t xml:space="preserve"> ASHI (see </w:t>
      </w:r>
      <w:r w:rsidR="003B7FC2">
        <w:rPr>
          <w:rFonts w:ascii="Sylfaen" w:hAnsi="Sylfaen"/>
          <w:i/>
          <w:iCs/>
          <w:color w:val="410C01"/>
          <w:sz w:val="20"/>
          <w:szCs w:val="20"/>
        </w:rPr>
        <w:t>Figure 2</w:t>
      </w:r>
      <w:r w:rsidR="003B7FC2" w:rsidRPr="008C2954">
        <w:rPr>
          <w:rFonts w:ascii="Sylfaen" w:hAnsi="Sylfaen"/>
          <w:i/>
          <w:iCs/>
          <w:color w:val="410C01"/>
          <w:sz w:val="20"/>
          <w:szCs w:val="20"/>
        </w:rPr>
        <w:t>)</w:t>
      </w:r>
      <w:r w:rsidR="003B7FC2">
        <w:rPr>
          <w:rFonts w:ascii="Sylfaen" w:hAnsi="Sylfaen"/>
          <w:color w:val="410C01"/>
          <w:sz w:val="20"/>
          <w:szCs w:val="20"/>
        </w:rPr>
        <w:t>.</w:t>
      </w:r>
      <w:r w:rsidR="00404F5D">
        <w:rPr>
          <w:rFonts w:ascii="Sylfaen" w:hAnsi="Sylfaen"/>
          <w:color w:val="410C01"/>
          <w:sz w:val="20"/>
          <w:szCs w:val="20"/>
        </w:rPr>
        <w:t xml:space="preserve"> </w:t>
      </w:r>
    </w:p>
    <w:p w14:paraId="32810CAC" w14:textId="4A8AF97B" w:rsidR="007769EF" w:rsidRDefault="005425B7" w:rsidP="00E40EF0">
      <w:pPr>
        <w:rPr>
          <w:rFonts w:ascii="Sylfaen" w:hAnsi="Sylfaen"/>
          <w:color w:val="410C01"/>
          <w:sz w:val="20"/>
          <w:szCs w:val="20"/>
        </w:rPr>
      </w:pPr>
      <w:r>
        <w:rPr>
          <w:rFonts w:ascii="Sylfaen" w:hAnsi="Sylfaen"/>
          <w:noProof/>
          <w:color w:val="410C01"/>
          <w:sz w:val="20"/>
          <w:szCs w:val="20"/>
        </w:rPr>
        <w:lastRenderedPageBreak/>
        <mc:AlternateContent>
          <mc:Choice Requires="wps">
            <w:drawing>
              <wp:anchor distT="0" distB="0" distL="114300" distR="114300" simplePos="0" relativeHeight="251725824" behindDoc="0" locked="0" layoutInCell="1" allowOverlap="1" wp14:anchorId="656D5496" wp14:editId="2A012421">
                <wp:simplePos x="0" y="0"/>
                <wp:positionH relativeFrom="margin">
                  <wp:posOffset>3536315</wp:posOffset>
                </wp:positionH>
                <wp:positionV relativeFrom="paragraph">
                  <wp:posOffset>660400</wp:posOffset>
                </wp:positionV>
                <wp:extent cx="2320925" cy="983615"/>
                <wp:effectExtent l="0" t="0" r="0" b="6985"/>
                <wp:wrapTight wrapText="bothSides">
                  <wp:wrapPolygon edited="0">
                    <wp:start x="355" y="0"/>
                    <wp:lineTo x="355" y="21335"/>
                    <wp:lineTo x="21098" y="21335"/>
                    <wp:lineTo x="21098" y="0"/>
                    <wp:lineTo x="355" y="0"/>
                  </wp:wrapPolygon>
                </wp:wrapTight>
                <wp:docPr id="408645967" name="Text Box 18">
                  <a:extLst xmlns:a="http://schemas.openxmlformats.org/drawingml/2006/main">
                    <a:ext uri="{FF2B5EF4-FFF2-40B4-BE49-F238E27FC236}">
                      <a16:creationId xmlns:a16="http://schemas.microsoft.com/office/drawing/2014/main" id="{96AD1705-D8DF-3BF7-A9DA-6A78FA9BCE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w:t>
                            </w:r>
                            <w:proofErr w:type="gramStart"/>
                            <w:r w:rsidR="00882963">
                              <w:rPr>
                                <w:rFonts w:ascii="Sylfaen" w:eastAsia="Calibri" w:hAnsi="Sylfaen"/>
                                <w:i/>
                                <w:iCs/>
                                <w:color w:val="410C01"/>
                                <w:kern w:val="24"/>
                                <w:sz w:val="16"/>
                                <w:szCs w:val="16"/>
                              </w:rPr>
                              <w:t xml:space="preserve">the </w:t>
                            </w:r>
                            <w:r w:rsidR="00033410">
                              <w:rPr>
                                <w:rFonts w:ascii="Sylfaen" w:eastAsia="Calibri" w:hAnsi="Sylfaen"/>
                                <w:i/>
                                <w:iCs/>
                                <w:color w:val="410C01"/>
                                <w:kern w:val="24"/>
                                <w:sz w:val="16"/>
                                <w:szCs w:val="16"/>
                              </w:rPr>
                              <w:t>?</w:t>
                            </w:r>
                            <w:r w:rsidR="00882963">
                              <w:rPr>
                                <w:rFonts w:ascii="Sylfaen" w:eastAsia="Calibri" w:hAnsi="Sylfaen"/>
                                <w:i/>
                                <w:iCs/>
                                <w:color w:val="410C01"/>
                                <w:kern w:val="24"/>
                                <w:sz w:val="16"/>
                                <w:szCs w:val="16"/>
                              </w:rPr>
                              <w:t>sh</w:t>
                            </w:r>
                            <w:proofErr w:type="gramEnd"/>
                            <w:r w:rsidR="00882963">
                              <w:rPr>
                                <w:rFonts w:ascii="Sylfaen" w:eastAsia="Calibri" w:hAnsi="Sylfaen"/>
                                <w:i/>
                                <w:iCs/>
                                <w:color w:val="410C01"/>
                                <w:kern w:val="24"/>
                                <w:sz w:val="16"/>
                                <w:szCs w:val="16"/>
                              </w:rPr>
                              <w:t xml:space="preserve"> sound and Talker B is assigned the ?s sound.</w:t>
                            </w:r>
                            <w:r w:rsidR="008534DB" w:rsidRPr="00383E70">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D5496" id="_x0000_t202" coordsize="21600,21600" o:spt="202" path="m,l,21600r21600,l21600,xe">
                <v:stroke joinstyle="miter"/>
                <v:path gradientshapeok="t" o:connecttype="rect"/>
              </v:shapetype>
              <v:shape id="Text Box 18" o:spid="_x0000_s1029" type="#_x0000_t202" style="position:absolute;margin-left:278.45pt;margin-top:52pt;width:182.75pt;height:77.4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" filled="f" stroked="f">
                <v:textbo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w:t>
                      </w:r>
                      <w:proofErr w:type="gramStart"/>
                      <w:r w:rsidR="00882963">
                        <w:rPr>
                          <w:rFonts w:ascii="Sylfaen" w:eastAsia="Calibri" w:hAnsi="Sylfaen"/>
                          <w:i/>
                          <w:iCs/>
                          <w:color w:val="410C01"/>
                          <w:kern w:val="24"/>
                          <w:sz w:val="16"/>
                          <w:szCs w:val="16"/>
                        </w:rPr>
                        <w:t xml:space="preserve">the </w:t>
                      </w:r>
                      <w:r w:rsidR="00033410">
                        <w:rPr>
                          <w:rFonts w:ascii="Sylfaen" w:eastAsia="Calibri" w:hAnsi="Sylfaen"/>
                          <w:i/>
                          <w:iCs/>
                          <w:color w:val="410C01"/>
                          <w:kern w:val="24"/>
                          <w:sz w:val="16"/>
                          <w:szCs w:val="16"/>
                        </w:rPr>
                        <w:t>?</w:t>
                      </w:r>
                      <w:r w:rsidR="00882963">
                        <w:rPr>
                          <w:rFonts w:ascii="Sylfaen" w:eastAsia="Calibri" w:hAnsi="Sylfaen"/>
                          <w:i/>
                          <w:iCs/>
                          <w:color w:val="410C01"/>
                          <w:kern w:val="24"/>
                          <w:sz w:val="16"/>
                          <w:szCs w:val="16"/>
                        </w:rPr>
                        <w:t>sh</w:t>
                      </w:r>
                      <w:proofErr w:type="gramEnd"/>
                      <w:r w:rsidR="00882963">
                        <w:rPr>
                          <w:rFonts w:ascii="Sylfaen" w:eastAsia="Calibri" w:hAnsi="Sylfaen"/>
                          <w:i/>
                          <w:iCs/>
                          <w:color w:val="410C01"/>
                          <w:kern w:val="24"/>
                          <w:sz w:val="16"/>
                          <w:szCs w:val="16"/>
                        </w:rPr>
                        <w:t xml:space="preserve"> sound and Talker B is assigned the ?s sound.</w:t>
                      </w:r>
                      <w:r w:rsidR="008534DB" w:rsidRPr="00383E70">
                        <w:rPr>
                          <w:rFonts w:ascii="Sylfaen" w:eastAsia="Calibri" w:hAnsi="Sylfaen"/>
                          <w:i/>
                          <w:iCs/>
                          <w:color w:val="410C01"/>
                          <w:kern w:val="24"/>
                          <w:sz w:val="16"/>
                          <w:szCs w:val="16"/>
                        </w:rPr>
                        <w:t xml:space="preserve"> </w:t>
                      </w:r>
                    </w:p>
                  </w:txbxContent>
                </v:textbox>
                <w10:wrap type="tight" anchorx="margin"/>
              </v:shape>
            </w:pict>
          </mc:Fallback>
        </mc:AlternateContent>
      </w:r>
      <w:r w:rsidR="00FB6717" w:rsidRPr="00FB6717">
        <w:rPr>
          <w:rFonts w:ascii="Sylfaen" w:hAnsi="Sylfaen"/>
          <w:noProof/>
          <w:color w:val="410C01"/>
          <w:sz w:val="20"/>
          <w:szCs w:val="20"/>
        </w:rPr>
        <w:drawing>
          <wp:anchor distT="0" distB="0" distL="114300" distR="114300" simplePos="0" relativeHeight="251774976" behindDoc="0" locked="0" layoutInCell="1" allowOverlap="1" wp14:anchorId="368ED7F5" wp14:editId="183132FA">
            <wp:simplePos x="0" y="0"/>
            <wp:positionH relativeFrom="margin">
              <wp:posOffset>-185308</wp:posOffset>
            </wp:positionH>
            <wp:positionV relativeFrom="paragraph">
              <wp:posOffset>768350</wp:posOffset>
            </wp:positionV>
            <wp:extent cx="1559560" cy="2678430"/>
            <wp:effectExtent l="0" t="0" r="2540" b="7620"/>
            <wp:wrapSquare wrapText="bothSides"/>
            <wp:docPr id="169596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60684" name=""/>
                    <pic:cNvPicPr/>
                  </pic:nvPicPr>
                  <pic:blipFill>
                    <a:blip r:embed="rId14">
                      <a:extLst>
                        <a:ext uri="{28A0092B-C50C-407E-A947-70E740481C1C}">
                          <a14:useLocalDpi xmlns:a14="http://schemas.microsoft.com/office/drawing/2010/main" val="0"/>
                        </a:ext>
                      </a:extLst>
                    </a:blip>
                    <a:stretch>
                      <a:fillRect/>
                    </a:stretch>
                  </pic:blipFill>
                  <pic:spPr>
                    <a:xfrm>
                      <a:off x="0" y="0"/>
                      <a:ext cx="1559560" cy="2678430"/>
                    </a:xfrm>
                    <a:prstGeom prst="rect">
                      <a:avLst/>
                    </a:prstGeom>
                  </pic:spPr>
                </pic:pic>
              </a:graphicData>
            </a:graphic>
            <wp14:sizeRelH relativeFrom="margin">
              <wp14:pctWidth>0</wp14:pctWidth>
            </wp14:sizeRelH>
            <wp14:sizeRelV relativeFrom="margin">
              <wp14:pctHeight>0</wp14:pctHeight>
            </wp14:sizeRelV>
          </wp:anchor>
        </w:drawing>
      </w:r>
      <w:r w:rsidR="00FB6717">
        <w:rPr>
          <w:rFonts w:ascii="Sylfaen" w:hAnsi="Sylfaen"/>
          <w:noProof/>
          <w:color w:val="410C01"/>
          <w:sz w:val="20"/>
          <w:szCs w:val="20"/>
        </w:rPr>
        <mc:AlternateContent>
          <mc:Choice Requires="wps">
            <w:drawing>
              <wp:anchor distT="0" distB="0" distL="114300" distR="114300" simplePos="0" relativeHeight="251728896" behindDoc="0" locked="0" layoutInCell="1" allowOverlap="1" wp14:anchorId="4AE7A02B" wp14:editId="121C06E2">
                <wp:simplePos x="0" y="0"/>
                <wp:positionH relativeFrom="column">
                  <wp:posOffset>1303946</wp:posOffset>
                </wp:positionH>
                <wp:positionV relativeFrom="paragraph">
                  <wp:posOffset>1175012</wp:posOffset>
                </wp:positionV>
                <wp:extent cx="2106602" cy="2177733"/>
                <wp:effectExtent l="0" t="0" r="0" b="0"/>
                <wp:wrapTight wrapText="bothSides">
                  <wp:wrapPolygon edited="0">
                    <wp:start x="391" y="0"/>
                    <wp:lineTo x="391" y="21354"/>
                    <wp:lineTo x="20903" y="21354"/>
                    <wp:lineTo x="20903" y="0"/>
                    <wp:lineTo x="391" y="0"/>
                  </wp:wrapPolygon>
                </wp:wrapTight>
                <wp:docPr id="954645591" name="Text Box 18">
                  <a:extLst xmlns:a="http://schemas.openxmlformats.org/drawingml/2006/main">
                    <a:ext uri="{FF2B5EF4-FFF2-40B4-BE49-F238E27FC236}">
                      <a16:creationId xmlns:a16="http://schemas.microsoft.com/office/drawing/2014/main" id="{6B708954-BC61-1F93-C26D-49C05C4642F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602" cy="2177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4AE7A02B" id="Text Box 18" o:spid="_x0000_s1029" type="#_x0000_t202" style="position:absolute;margin-left:102.65pt;margin-top:92.5pt;width:165.85pt;height:171.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" filled="f" stroked="f">
                <v:textbo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v:textbox>
                <w10:wrap type="tight"/>
              </v:shape>
            </w:pict>
          </mc:Fallback>
        </mc:AlternateContent>
      </w:r>
      <w:r w:rsidR="00A64774">
        <w:rPr>
          <w:rFonts w:ascii="Sylfaen" w:hAnsi="Sylfaen"/>
          <w:color w:val="410C01"/>
          <w:sz w:val="20"/>
          <w:szCs w:val="20"/>
        </w:rPr>
        <w:t>A</w:t>
      </w:r>
      <w:r w:rsidR="00801788">
        <w:rPr>
          <w:rFonts w:ascii="Sylfaen" w:hAnsi="Sylfaen"/>
          <w:color w:val="410C01"/>
          <w:sz w:val="20"/>
          <w:szCs w:val="20"/>
        </w:rPr>
        <w:t xml:space="preserve">s shown in </w:t>
      </w:r>
      <w:r w:rsidR="00801788">
        <w:rPr>
          <w:rFonts w:ascii="Sylfaen" w:hAnsi="Sylfaen"/>
          <w:i/>
          <w:iCs/>
          <w:color w:val="410C01"/>
          <w:sz w:val="20"/>
          <w:szCs w:val="20"/>
        </w:rPr>
        <w:t xml:space="preserve">Figure 3 </w:t>
      </w:r>
      <w:r w:rsidR="00801788">
        <w:rPr>
          <w:rFonts w:ascii="Sylfaen" w:hAnsi="Sylfaen"/>
          <w:color w:val="410C01"/>
          <w:sz w:val="20"/>
          <w:szCs w:val="20"/>
        </w:rPr>
        <w:t>(</w:t>
      </w:r>
      <w:r w:rsidR="00B4302D">
        <w:rPr>
          <w:rFonts w:ascii="Sylfaen" w:hAnsi="Sylfaen"/>
          <w:color w:val="410C01"/>
          <w:sz w:val="20"/>
          <w:szCs w:val="20"/>
        </w:rPr>
        <w:t>below</w:t>
      </w:r>
      <w:r w:rsidR="00801788">
        <w:rPr>
          <w:rFonts w:ascii="Sylfaen" w:hAnsi="Sylfaen"/>
          <w:color w:val="410C01"/>
          <w:sz w:val="20"/>
          <w:szCs w:val="20"/>
        </w:rPr>
        <w:t xml:space="preserve">), each talker presented in the experiment would produce a total of 20 Critical </w:t>
      </w:r>
      <w:r w:rsidR="000A2434">
        <w:rPr>
          <w:rFonts w:ascii="Sylfaen" w:hAnsi="Sylfaen"/>
          <w:color w:val="410C01"/>
          <w:sz w:val="20"/>
          <w:szCs w:val="20"/>
        </w:rPr>
        <w:t xml:space="preserve">Words, where all </w:t>
      </w:r>
      <w:proofErr w:type="gramStart"/>
      <w:r w:rsidR="000A2434">
        <w:rPr>
          <w:rFonts w:ascii="Sylfaen" w:hAnsi="Sylfaen"/>
          <w:color w:val="410C01"/>
          <w:sz w:val="20"/>
          <w:szCs w:val="20"/>
        </w:rPr>
        <w:t>the ?s</w:t>
      </w:r>
      <w:proofErr w:type="gramEnd"/>
      <w:r w:rsidR="000A2434">
        <w:rPr>
          <w:rFonts w:ascii="Sylfaen" w:hAnsi="Sylfaen"/>
          <w:color w:val="410C01"/>
          <w:sz w:val="20"/>
          <w:szCs w:val="20"/>
        </w:rPr>
        <w:t xml:space="preserve"> Words for Talker B and all the ?sh Words for Talker A would be shifted. Which Talker (A or B) would be the Attended Talker varied by experiment, as would the gender presentation of the Attended Talker’s voice (Male of Female). </w:t>
      </w:r>
      <w:r w:rsidR="00033410">
        <w:rPr>
          <w:rFonts w:ascii="Sylfaen" w:hAnsi="Sylfaen"/>
          <w:color w:val="410C01"/>
          <w:sz w:val="20"/>
          <w:szCs w:val="20"/>
        </w:rPr>
        <w:t xml:space="preserve"> </w:t>
      </w:r>
    </w:p>
    <w:p w14:paraId="15494B3E" w14:textId="24E659D5" w:rsidR="007769EF" w:rsidRDefault="007769EF" w:rsidP="00E40EF0">
      <w:pPr>
        <w:rPr>
          <w:rFonts w:ascii="Sylfaen" w:hAnsi="Sylfaen"/>
          <w:color w:val="410C01"/>
          <w:sz w:val="20"/>
          <w:szCs w:val="20"/>
        </w:rPr>
      </w:pPr>
      <w:r>
        <w:rPr>
          <w:rFonts w:ascii="Sylfaen" w:hAnsi="Sylfaen"/>
          <w:noProof/>
          <w:color w:val="410C01"/>
          <w:sz w:val="20"/>
          <w:szCs w:val="20"/>
        </w:rPr>
        <w:drawing>
          <wp:anchor distT="0" distB="0" distL="114300" distR="114300" simplePos="0" relativeHeight="251761664" behindDoc="1" locked="0" layoutInCell="1" allowOverlap="1" wp14:anchorId="4B75A87D" wp14:editId="54FEAE93">
            <wp:simplePos x="0" y="0"/>
            <wp:positionH relativeFrom="margin">
              <wp:posOffset>3599815</wp:posOffset>
            </wp:positionH>
            <wp:positionV relativeFrom="paragraph">
              <wp:posOffset>811530</wp:posOffset>
            </wp:positionV>
            <wp:extent cx="2506980" cy="984885"/>
            <wp:effectExtent l="0" t="0" r="0" b="0"/>
            <wp:wrapSquare wrapText="bothSides"/>
            <wp:docPr id="160268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6980" cy="984885"/>
                    </a:xfrm>
                    <a:prstGeom prst="rect">
                      <a:avLst/>
                    </a:prstGeom>
                    <a:noFill/>
                  </pic:spPr>
                </pic:pic>
              </a:graphicData>
            </a:graphic>
            <wp14:sizeRelH relativeFrom="margin">
              <wp14:pctWidth>0</wp14:pctWidth>
            </wp14:sizeRelH>
            <wp14:sizeRelV relativeFrom="margin">
              <wp14:pctHeight>0</wp14:pctHeight>
            </wp14:sizeRelV>
          </wp:anchor>
        </w:drawing>
      </w:r>
    </w:p>
    <w:p w14:paraId="73A48C0A" w14:textId="0E39B753" w:rsidR="007769EF" w:rsidRDefault="007769EF" w:rsidP="00E40EF0">
      <w:pPr>
        <w:rPr>
          <w:rFonts w:ascii="Sylfaen" w:hAnsi="Sylfaen"/>
          <w:color w:val="410C01"/>
          <w:sz w:val="20"/>
          <w:szCs w:val="20"/>
        </w:rPr>
      </w:pPr>
    </w:p>
    <w:p w14:paraId="516D561E" w14:textId="2596B8CD" w:rsidR="008C2954" w:rsidRDefault="000A2434" w:rsidP="00E40EF0">
      <w:pPr>
        <w:rPr>
          <w:rFonts w:ascii="Sylfaen" w:hAnsi="Sylfaen"/>
          <w:color w:val="410C01"/>
          <w:sz w:val="20"/>
          <w:szCs w:val="20"/>
        </w:rPr>
      </w:pPr>
      <w:r>
        <w:rPr>
          <w:rFonts w:ascii="Sylfaen" w:hAnsi="Sylfaen"/>
          <w:color w:val="410C01"/>
          <w:sz w:val="20"/>
          <w:szCs w:val="20"/>
        </w:rPr>
        <w:t xml:space="preserve">In this experiment, the Critical Words for the Attended </w:t>
      </w:r>
      <w:r w:rsidR="007769EF">
        <w:rPr>
          <w:rFonts w:ascii="Sylfaen" w:hAnsi="Sylfaen"/>
          <w:color w:val="410C01"/>
          <w:sz w:val="20"/>
          <w:szCs w:val="20"/>
        </w:rPr>
        <w:t>Talker were</w:t>
      </w:r>
      <w:r>
        <w:rPr>
          <w:rFonts w:ascii="Sylfaen" w:hAnsi="Sylfaen"/>
          <w:color w:val="410C01"/>
          <w:sz w:val="20"/>
          <w:szCs w:val="20"/>
        </w:rPr>
        <w:t xml:space="preserve"> always presented in the</w:t>
      </w:r>
      <w:r w:rsidR="007769EF">
        <w:rPr>
          <w:rFonts w:ascii="Sylfaen" w:hAnsi="Sylfaen"/>
          <w:color w:val="410C01"/>
          <w:sz w:val="20"/>
          <w:szCs w:val="20"/>
        </w:rPr>
        <w:t xml:space="preserve"> </w:t>
      </w:r>
      <w:r>
        <w:rPr>
          <w:rFonts w:ascii="Sylfaen" w:hAnsi="Sylfaen"/>
          <w:color w:val="410C01"/>
          <w:sz w:val="20"/>
          <w:szCs w:val="20"/>
        </w:rPr>
        <w:t>participants’ Left Ear because we d</w:t>
      </w:r>
      <w:r w:rsidR="001B74C2">
        <w:rPr>
          <w:rFonts w:ascii="Sylfaen" w:hAnsi="Sylfaen"/>
          <w:color w:val="410C01"/>
          <w:sz w:val="20"/>
          <w:szCs w:val="20"/>
        </w:rPr>
        <w:t>id</w:t>
      </w:r>
      <w:r>
        <w:rPr>
          <w:rFonts w:ascii="Sylfaen" w:hAnsi="Sylfaen"/>
          <w:color w:val="410C01"/>
          <w:sz w:val="20"/>
          <w:szCs w:val="20"/>
        </w:rPr>
        <w:t xml:space="preserve"> not expect this factor to </w:t>
      </w:r>
      <w:r w:rsidR="001B74C2">
        <w:rPr>
          <w:rFonts w:ascii="Sylfaen" w:hAnsi="Sylfaen"/>
          <w:color w:val="410C01"/>
          <w:sz w:val="20"/>
          <w:szCs w:val="20"/>
        </w:rPr>
        <w:t>significantly impact</w:t>
      </w:r>
      <w:r>
        <w:rPr>
          <w:rFonts w:ascii="Sylfaen" w:hAnsi="Sylfaen"/>
          <w:color w:val="410C01"/>
          <w:sz w:val="20"/>
          <w:szCs w:val="20"/>
        </w:rPr>
        <w:t xml:space="preserve"> our results. </w:t>
      </w:r>
      <w:r w:rsidR="001B74C2">
        <w:rPr>
          <w:rFonts w:ascii="Sylfaen" w:hAnsi="Sylfaen"/>
          <w:color w:val="410C01"/>
          <w:sz w:val="20"/>
          <w:szCs w:val="20"/>
        </w:rPr>
        <w:t>All</w:t>
      </w:r>
      <w:r w:rsidR="008535F8">
        <w:rPr>
          <w:rFonts w:ascii="Sylfaen" w:hAnsi="Sylfaen"/>
          <w:color w:val="410C01"/>
          <w:sz w:val="20"/>
          <w:szCs w:val="20"/>
        </w:rPr>
        <w:t xml:space="preserve"> </w:t>
      </w:r>
      <w:r w:rsidR="001B74C2">
        <w:rPr>
          <w:rFonts w:ascii="Sylfaen" w:hAnsi="Sylfaen"/>
          <w:color w:val="410C01"/>
          <w:sz w:val="20"/>
          <w:szCs w:val="20"/>
        </w:rPr>
        <w:t xml:space="preserve">Attended Talker Critical Items were presented in the same ear to avoid the possibility that perceptual adaptation is ear specific. </w:t>
      </w:r>
      <w:r>
        <w:rPr>
          <w:rFonts w:ascii="Sylfaen" w:hAnsi="Sylfaen"/>
          <w:color w:val="410C01"/>
          <w:sz w:val="20"/>
          <w:szCs w:val="20"/>
        </w:rPr>
        <w:t xml:space="preserve">Therefore, there were </w:t>
      </w:r>
      <w:r w:rsidR="00352D9C">
        <w:rPr>
          <w:rFonts w:ascii="Sylfaen" w:hAnsi="Sylfaen"/>
          <w:color w:val="410C01"/>
          <w:sz w:val="20"/>
          <w:szCs w:val="20"/>
        </w:rPr>
        <w:t>four</w:t>
      </w:r>
      <w:r>
        <w:rPr>
          <w:rFonts w:ascii="Sylfaen" w:hAnsi="Sylfaen"/>
          <w:color w:val="410C01"/>
          <w:sz w:val="20"/>
          <w:szCs w:val="20"/>
        </w:rPr>
        <w:t xml:space="preserve"> potential </w:t>
      </w:r>
      <w:r w:rsidR="00352D9C">
        <w:rPr>
          <w:rFonts w:ascii="Sylfaen" w:hAnsi="Sylfaen"/>
          <w:color w:val="410C01"/>
          <w:sz w:val="20"/>
          <w:szCs w:val="20"/>
        </w:rPr>
        <w:t>Item</w:t>
      </w:r>
      <w:r>
        <w:rPr>
          <w:rFonts w:ascii="Sylfaen" w:hAnsi="Sylfaen"/>
          <w:color w:val="410C01"/>
          <w:sz w:val="20"/>
          <w:szCs w:val="20"/>
        </w:rPr>
        <w:t xml:space="preserve"> configurations for the Critical Items.</w:t>
      </w:r>
    </w:p>
    <w:p w14:paraId="670D4894" w14:textId="4DF8C70C" w:rsidR="000A2434" w:rsidRDefault="00352D9C" w:rsidP="00E40EF0">
      <w:pPr>
        <w:rPr>
          <w:rFonts w:ascii="Sylfaen" w:hAnsi="Sylfaen"/>
          <w:i/>
          <w:iCs/>
          <w:color w:val="410C01"/>
          <w:sz w:val="20"/>
          <w:szCs w:val="20"/>
        </w:rPr>
      </w:pPr>
      <w:r>
        <w:rPr>
          <w:rFonts w:ascii="Sylfaen" w:hAnsi="Sylfaen"/>
          <w:i/>
          <w:iCs/>
          <w:color w:val="410C01"/>
          <w:sz w:val="20"/>
          <w:szCs w:val="20"/>
        </w:rPr>
        <w:t>Nuisance factors</w:t>
      </w:r>
      <w:r w:rsidR="000A2434">
        <w:rPr>
          <w:rFonts w:ascii="Sylfaen" w:hAnsi="Sylfaen"/>
          <w:i/>
          <w:iCs/>
          <w:color w:val="410C01"/>
          <w:sz w:val="20"/>
          <w:szCs w:val="20"/>
        </w:rPr>
        <w:t>: Filler Items</w:t>
      </w:r>
    </w:p>
    <w:p w14:paraId="2CF561E6" w14:textId="6C0933AB" w:rsidR="003C0802" w:rsidRDefault="000A2434" w:rsidP="00E40EF0">
      <w:pPr>
        <w:rPr>
          <w:rFonts w:ascii="Sylfaen" w:hAnsi="Sylfaen"/>
          <w:color w:val="410C01"/>
          <w:sz w:val="20"/>
          <w:szCs w:val="20"/>
        </w:rPr>
      </w:pPr>
      <w:r>
        <w:rPr>
          <w:rFonts w:ascii="Sylfaen" w:hAnsi="Sylfaen"/>
          <w:color w:val="410C01"/>
          <w:sz w:val="20"/>
          <w:szCs w:val="20"/>
        </w:rPr>
        <w:t>The Filler Items used in each version of the experiment were chosen so that</w:t>
      </w:r>
      <w:r w:rsidR="00394F4E">
        <w:rPr>
          <w:rFonts w:ascii="Sylfaen" w:hAnsi="Sylfaen"/>
          <w:color w:val="410C01"/>
          <w:sz w:val="20"/>
          <w:szCs w:val="20"/>
        </w:rPr>
        <w:t>,</w:t>
      </w:r>
      <w:r>
        <w:rPr>
          <w:rFonts w:ascii="Sylfaen" w:hAnsi="Sylfaen"/>
          <w:color w:val="410C01"/>
          <w:sz w:val="20"/>
          <w:szCs w:val="20"/>
        </w:rPr>
        <w:t xml:space="preserve"> in total, ha</w:t>
      </w:r>
      <w:r w:rsidR="00394F4E">
        <w:rPr>
          <w:rFonts w:ascii="Sylfaen" w:hAnsi="Sylfaen"/>
          <w:color w:val="410C01"/>
          <w:sz w:val="20"/>
          <w:szCs w:val="20"/>
        </w:rPr>
        <w:t xml:space="preserve">lf </w:t>
      </w:r>
      <w:r>
        <w:rPr>
          <w:rFonts w:ascii="Sylfaen" w:hAnsi="Sylfaen"/>
          <w:color w:val="410C01"/>
          <w:sz w:val="20"/>
          <w:szCs w:val="20"/>
        </w:rPr>
        <w:t>the items during the Exposure Phase presented the Attended Talker on the Left Ear, and half of the items presented the Attended Talker saying a Word</w:t>
      </w:r>
      <w:r w:rsidR="003C0802">
        <w:rPr>
          <w:rFonts w:ascii="Sylfaen" w:hAnsi="Sylfaen"/>
          <w:color w:val="410C01"/>
          <w:sz w:val="20"/>
          <w:szCs w:val="20"/>
        </w:rPr>
        <w:t>.</w:t>
      </w:r>
    </w:p>
    <w:p w14:paraId="53DB081C" w14:textId="1749C9F2" w:rsidR="000A2434" w:rsidRDefault="000A2434" w:rsidP="00E40EF0">
      <w:pPr>
        <w:rPr>
          <w:rFonts w:ascii="Sylfaen" w:hAnsi="Sylfaen"/>
          <w:color w:val="410C01"/>
          <w:sz w:val="20"/>
          <w:szCs w:val="20"/>
        </w:rPr>
      </w:pPr>
      <w:r>
        <w:rPr>
          <w:rFonts w:ascii="Sylfaen" w:hAnsi="Sylfaen"/>
          <w:color w:val="410C01"/>
          <w:sz w:val="20"/>
          <w:szCs w:val="20"/>
        </w:rPr>
        <w:t>This configuration serve</w:t>
      </w:r>
      <w:r w:rsidR="005346F2">
        <w:rPr>
          <w:rFonts w:ascii="Sylfaen" w:hAnsi="Sylfaen"/>
          <w:color w:val="410C01"/>
          <w:sz w:val="20"/>
          <w:szCs w:val="20"/>
        </w:rPr>
        <w:t>d</w:t>
      </w:r>
      <w:r>
        <w:rPr>
          <w:rFonts w:ascii="Sylfaen" w:hAnsi="Sylfaen"/>
          <w:color w:val="410C01"/>
          <w:sz w:val="20"/>
          <w:szCs w:val="20"/>
        </w:rPr>
        <w:t xml:space="preserve"> as a </w:t>
      </w:r>
      <w:r w:rsidR="00394F4E">
        <w:rPr>
          <w:rFonts w:ascii="Sylfaen" w:hAnsi="Sylfaen"/>
          <w:color w:val="410C01"/>
          <w:sz w:val="20"/>
          <w:szCs w:val="20"/>
        </w:rPr>
        <w:t xml:space="preserve">participation check: if participants were to remove the headset from one of their ears and only be exposed to one of the two talkers, they would select the correct response for the Attended Talker for 50% of the exposure trials. If the participant were to always respond Word (or conversely Nonword) for all exposure trials, they would select the correct response for the Attended Talker for 50% of the trials. If the participant reported their answers randomly without engaging in the lexical recognition task, they would be expected to report the correct response for the Attended Talker ~50% of the time. </w:t>
      </w:r>
    </w:p>
    <w:p w14:paraId="7FED826D" w14:textId="424119EC" w:rsidR="00B4302D" w:rsidRDefault="00394F4E" w:rsidP="00404F5D">
      <w:pPr>
        <w:rPr>
          <w:rFonts w:ascii="Sylfaen" w:hAnsi="Sylfaen"/>
          <w:color w:val="410C01"/>
          <w:sz w:val="20"/>
          <w:szCs w:val="20"/>
        </w:rPr>
      </w:pPr>
      <w:r>
        <w:rPr>
          <w:rFonts w:ascii="Sylfaen" w:hAnsi="Sylfaen"/>
          <w:color w:val="410C01"/>
          <w:sz w:val="20"/>
          <w:szCs w:val="20"/>
        </w:rPr>
        <w:t>To produce th</w:t>
      </w:r>
      <w:r w:rsidR="00B75D0B">
        <w:rPr>
          <w:rFonts w:ascii="Sylfaen" w:hAnsi="Sylfaen"/>
          <w:color w:val="410C01"/>
          <w:sz w:val="20"/>
          <w:szCs w:val="20"/>
        </w:rPr>
        <w:t xml:space="preserve">is configuration, the 60 Filler Items were divided into three sets of 20 Items: Set A, Set B, and Set C. </w:t>
      </w:r>
      <w:r w:rsidR="003C0802">
        <w:rPr>
          <w:rFonts w:ascii="Sylfaen" w:hAnsi="Sylfaen"/>
          <w:color w:val="410C01"/>
          <w:sz w:val="20"/>
          <w:szCs w:val="20"/>
        </w:rPr>
        <w:t xml:space="preserve">To group the </w:t>
      </w:r>
      <w:r w:rsidR="00B75D0B">
        <w:rPr>
          <w:rFonts w:ascii="Sylfaen" w:hAnsi="Sylfaen"/>
          <w:color w:val="410C01"/>
          <w:sz w:val="20"/>
          <w:szCs w:val="20"/>
        </w:rPr>
        <w:t>Filler Items</w:t>
      </w:r>
      <w:r w:rsidR="003C0802">
        <w:rPr>
          <w:rFonts w:ascii="Sylfaen" w:hAnsi="Sylfaen"/>
          <w:color w:val="410C01"/>
          <w:sz w:val="20"/>
          <w:szCs w:val="20"/>
        </w:rPr>
        <w:t xml:space="preserve"> into Sets, they were first</w:t>
      </w:r>
      <w:r w:rsidR="00B75D0B">
        <w:rPr>
          <w:rFonts w:ascii="Sylfaen" w:hAnsi="Sylfaen"/>
          <w:color w:val="410C01"/>
          <w:sz w:val="20"/>
          <w:szCs w:val="20"/>
        </w:rPr>
        <w:t xml:space="preserve"> </w:t>
      </w:r>
      <w:r w:rsidR="003C0802">
        <w:rPr>
          <w:rFonts w:ascii="Sylfaen" w:hAnsi="Sylfaen"/>
          <w:color w:val="410C01"/>
          <w:sz w:val="20"/>
          <w:szCs w:val="20"/>
        </w:rPr>
        <w:t>listed alphabetically and then grouped by every third word. Eac</w:t>
      </w:r>
      <w:r w:rsidR="00B4302D">
        <w:rPr>
          <w:rFonts w:ascii="Sylfaen" w:hAnsi="Sylfaen"/>
          <w:color w:val="410C01"/>
          <w:sz w:val="20"/>
          <w:szCs w:val="20"/>
        </w:rPr>
        <w:t>h</w:t>
      </w:r>
      <w:r w:rsidR="003C0802">
        <w:rPr>
          <w:rFonts w:ascii="Sylfaen" w:hAnsi="Sylfaen"/>
          <w:color w:val="410C01"/>
          <w:sz w:val="20"/>
          <w:szCs w:val="20"/>
        </w:rPr>
        <w:t xml:space="preserve"> Set had </w:t>
      </w:r>
      <w:r w:rsidR="001B74C2">
        <w:rPr>
          <w:rFonts w:ascii="Sylfaen" w:hAnsi="Sylfaen"/>
          <w:color w:val="410C01"/>
          <w:sz w:val="20"/>
          <w:szCs w:val="20"/>
        </w:rPr>
        <w:t>four versions</w:t>
      </w:r>
      <w:r w:rsidR="003C0802">
        <w:rPr>
          <w:rFonts w:ascii="Sylfaen" w:hAnsi="Sylfaen"/>
          <w:color w:val="410C01"/>
          <w:sz w:val="20"/>
          <w:szCs w:val="20"/>
        </w:rPr>
        <w:t xml:space="preserve"> (see </w:t>
      </w:r>
      <w:r w:rsidR="003C0802">
        <w:rPr>
          <w:rFonts w:ascii="Sylfaen" w:hAnsi="Sylfaen"/>
          <w:i/>
          <w:iCs/>
          <w:color w:val="410C01"/>
          <w:sz w:val="20"/>
          <w:szCs w:val="20"/>
        </w:rPr>
        <w:t>Figure 5</w:t>
      </w:r>
      <w:r w:rsidR="003C0802">
        <w:rPr>
          <w:rFonts w:ascii="Sylfaen" w:hAnsi="Sylfaen"/>
          <w:color w:val="410C01"/>
          <w:sz w:val="20"/>
          <w:szCs w:val="20"/>
        </w:rPr>
        <w:t>, below).</w:t>
      </w:r>
    </w:p>
    <w:p w14:paraId="154B9B3A" w14:textId="568C3F4F" w:rsidR="00B4302D" w:rsidRDefault="00D22A8B" w:rsidP="00404F5D">
      <w:pPr>
        <w:rPr>
          <w:rFonts w:ascii="Sylfaen" w:hAnsi="Sylfaen"/>
          <w:color w:val="410C01"/>
          <w:sz w:val="20"/>
          <w:szCs w:val="20"/>
        </w:rPr>
      </w:pPr>
      <w:r w:rsidRPr="001A1CD9">
        <w:rPr>
          <w:rFonts w:ascii="Sylfaen" w:hAnsi="Sylfaen"/>
          <w:noProof/>
          <w:color w:val="410C01"/>
          <w:sz w:val="20"/>
          <w:szCs w:val="20"/>
        </w:rPr>
        <w:drawing>
          <wp:anchor distT="0" distB="0" distL="114300" distR="114300" simplePos="0" relativeHeight="251765760" behindDoc="0" locked="0" layoutInCell="1" allowOverlap="1" wp14:anchorId="300CC07B" wp14:editId="2002CB31">
            <wp:simplePos x="0" y="0"/>
            <wp:positionH relativeFrom="margin">
              <wp:posOffset>-38100</wp:posOffset>
            </wp:positionH>
            <wp:positionV relativeFrom="paragraph">
              <wp:posOffset>191770</wp:posOffset>
            </wp:positionV>
            <wp:extent cx="5943600" cy="854710"/>
            <wp:effectExtent l="0" t="0" r="0" b="2540"/>
            <wp:wrapTopAndBottom/>
            <wp:docPr id="17446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7405"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anchor>
        </w:drawing>
      </w:r>
      <w:r>
        <w:rPr>
          <w:rFonts w:ascii="Sylfaen" w:hAnsi="Sylfaen"/>
          <w:noProof/>
          <w:color w:val="410C01"/>
          <w:sz w:val="20"/>
          <w:szCs w:val="20"/>
        </w:rPr>
        <mc:AlternateContent>
          <mc:Choice Requires="wps">
            <w:drawing>
              <wp:anchor distT="0" distB="0" distL="114300" distR="114300" simplePos="0" relativeHeight="251740160" behindDoc="0" locked="0" layoutInCell="1" allowOverlap="1" wp14:anchorId="70C91AF7" wp14:editId="4196449B">
                <wp:simplePos x="0" y="0"/>
                <wp:positionH relativeFrom="margin">
                  <wp:posOffset>6350</wp:posOffset>
                </wp:positionH>
                <wp:positionV relativeFrom="paragraph">
                  <wp:posOffset>1068070</wp:posOffset>
                </wp:positionV>
                <wp:extent cx="5968365" cy="785495"/>
                <wp:effectExtent l="0" t="0" r="0" b="0"/>
                <wp:wrapNone/>
                <wp:docPr id="681785762" name="Text Box 11">
                  <a:extLst xmlns:a="http://schemas.openxmlformats.org/drawingml/2006/main">
                    <a:ext uri="{FF2B5EF4-FFF2-40B4-BE49-F238E27FC236}">
                      <a16:creationId xmlns:a16="http://schemas.microsoft.com/office/drawing/2014/main" id="{5A7A95D5-C9B2-061C-2F35-82B0A12C06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78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70C91AF7" id="Text Box 11" o:spid="_x0000_s1031" type="#_x0000_t202" style="position:absolute;margin-left:.5pt;margin-top:84.1pt;width:469.95pt;height:61.85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" filled="f" stroked="f">
                <v:textbo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v:textbox>
                <w10:wrap anchorx="margin"/>
              </v:shape>
            </w:pict>
          </mc:Fallback>
        </mc:AlternateContent>
      </w:r>
    </w:p>
    <w:p w14:paraId="2CB2598A" w14:textId="2F1E2A32" w:rsidR="00B4302D" w:rsidRDefault="00B4302D" w:rsidP="00404F5D">
      <w:pPr>
        <w:rPr>
          <w:rFonts w:ascii="Sylfaen" w:hAnsi="Sylfaen"/>
          <w:color w:val="410C01"/>
          <w:sz w:val="20"/>
          <w:szCs w:val="20"/>
        </w:rPr>
      </w:pPr>
    </w:p>
    <w:p w14:paraId="1A7DF8EC" w14:textId="1731A1E1" w:rsidR="00B4302D" w:rsidRDefault="00B4302D" w:rsidP="00404F5D">
      <w:pPr>
        <w:rPr>
          <w:rFonts w:ascii="Sylfaen" w:hAnsi="Sylfaen"/>
          <w:color w:val="410C01"/>
          <w:sz w:val="20"/>
          <w:szCs w:val="20"/>
        </w:rPr>
      </w:pPr>
    </w:p>
    <w:p w14:paraId="63678D45" w14:textId="77777777" w:rsidR="00D22A8B" w:rsidRDefault="00D22A8B" w:rsidP="00404F5D">
      <w:pPr>
        <w:rPr>
          <w:rFonts w:ascii="Sylfaen" w:hAnsi="Sylfaen"/>
          <w:color w:val="410C01"/>
          <w:sz w:val="20"/>
          <w:szCs w:val="20"/>
        </w:rPr>
      </w:pPr>
    </w:p>
    <w:p w14:paraId="17E046E9" w14:textId="77777777" w:rsidR="00D22A8B" w:rsidRDefault="00D22A8B" w:rsidP="00404F5D">
      <w:pPr>
        <w:rPr>
          <w:rFonts w:ascii="Sylfaen" w:hAnsi="Sylfaen"/>
          <w:color w:val="410C01"/>
          <w:sz w:val="20"/>
          <w:szCs w:val="20"/>
        </w:rPr>
      </w:pPr>
    </w:p>
    <w:p w14:paraId="1B881C90" w14:textId="77777777" w:rsidR="00D22A8B" w:rsidRDefault="00D22A8B" w:rsidP="00404F5D">
      <w:pPr>
        <w:rPr>
          <w:rFonts w:ascii="Sylfaen" w:hAnsi="Sylfaen"/>
          <w:color w:val="410C01"/>
          <w:sz w:val="20"/>
          <w:szCs w:val="20"/>
        </w:rPr>
      </w:pPr>
    </w:p>
    <w:p w14:paraId="0E05E34A" w14:textId="77777777" w:rsidR="00D22A8B" w:rsidRDefault="00D22A8B" w:rsidP="00404F5D">
      <w:pPr>
        <w:rPr>
          <w:rFonts w:ascii="Sylfaen" w:hAnsi="Sylfaen"/>
          <w:color w:val="410C01"/>
          <w:sz w:val="20"/>
          <w:szCs w:val="20"/>
        </w:rPr>
      </w:pPr>
    </w:p>
    <w:p w14:paraId="31842885" w14:textId="77777777" w:rsidR="00D22A8B" w:rsidRDefault="00D22A8B" w:rsidP="00404F5D">
      <w:pPr>
        <w:rPr>
          <w:rFonts w:ascii="Sylfaen" w:hAnsi="Sylfaen"/>
          <w:color w:val="410C01"/>
          <w:sz w:val="20"/>
          <w:szCs w:val="20"/>
        </w:rPr>
      </w:pPr>
    </w:p>
    <w:p w14:paraId="06DDEC57" w14:textId="12ED37D9" w:rsidR="00D22A8B" w:rsidRPr="00D22A8B" w:rsidRDefault="00B75D0B" w:rsidP="00404F5D">
      <w:pPr>
        <w:rPr>
          <w:rFonts w:ascii="Sylfaen" w:hAnsi="Sylfaen"/>
          <w:i/>
          <w:iCs/>
          <w:color w:val="410C01"/>
          <w:sz w:val="20"/>
          <w:szCs w:val="20"/>
        </w:rPr>
      </w:pPr>
      <w:r>
        <w:rPr>
          <w:rFonts w:ascii="Sylfaen" w:hAnsi="Sylfaen"/>
          <w:color w:val="410C01"/>
          <w:sz w:val="20"/>
          <w:szCs w:val="20"/>
        </w:rPr>
        <w:t>The Filler Items in Set A presented the Attended Talker producing a Word in the Right Ear. Set B presented the Attended Talker producing a Nonword in the Left Ear. Set C presented the Attended Talker saying a Nonword in the Right Ear</w:t>
      </w:r>
      <w:r w:rsidR="00352D9C">
        <w:rPr>
          <w:rFonts w:ascii="Sylfaen" w:hAnsi="Sylfaen"/>
          <w:color w:val="410C01"/>
          <w:sz w:val="20"/>
          <w:szCs w:val="20"/>
        </w:rPr>
        <w:t xml:space="preserve">. The result is eight potential Item configurations for the Exposure Phase </w:t>
      </w:r>
      <w:r w:rsidR="000E7DF1">
        <w:rPr>
          <w:rFonts w:ascii="Sylfaen" w:hAnsi="Sylfaen"/>
          <w:color w:val="410C01"/>
          <w:sz w:val="20"/>
          <w:szCs w:val="20"/>
        </w:rPr>
        <w:t xml:space="preserve">(see </w:t>
      </w:r>
      <w:r w:rsidR="000E7DF1">
        <w:rPr>
          <w:rFonts w:ascii="Sylfaen" w:hAnsi="Sylfaen"/>
          <w:i/>
          <w:iCs/>
          <w:color w:val="410C01"/>
          <w:sz w:val="20"/>
          <w:szCs w:val="20"/>
        </w:rPr>
        <w:t>Figure 6</w:t>
      </w:r>
      <w:r w:rsidR="0079392B">
        <w:rPr>
          <w:rFonts w:ascii="Sylfaen" w:hAnsi="Sylfaen"/>
          <w:color w:val="410C01"/>
          <w:sz w:val="20"/>
          <w:szCs w:val="20"/>
        </w:rPr>
        <w:t>)</w:t>
      </w:r>
      <w:r w:rsidR="000E7DF1">
        <w:rPr>
          <w:rFonts w:ascii="Sylfaen" w:hAnsi="Sylfaen"/>
          <w:i/>
          <w:iCs/>
          <w:color w:val="410C01"/>
          <w:sz w:val="20"/>
          <w:szCs w:val="20"/>
        </w:rPr>
        <w:t xml:space="preserve">. </w:t>
      </w:r>
      <w:r w:rsidR="00BB5D1E">
        <w:rPr>
          <w:rFonts w:ascii="Sylfaen" w:hAnsi="Sylfaen"/>
          <w:i/>
          <w:iCs/>
          <w:color w:val="410C01"/>
          <w:sz w:val="20"/>
          <w:szCs w:val="20"/>
        </w:rPr>
        <w:t xml:space="preserve"> </w:t>
      </w:r>
      <w:r w:rsidR="00D22A8B">
        <w:rPr>
          <w:rFonts w:ascii="Sylfaen" w:hAnsi="Sylfaen"/>
          <w:noProof/>
          <w:color w:val="410C01"/>
          <w:sz w:val="20"/>
          <w:szCs w:val="20"/>
        </w:rPr>
        <mc:AlternateContent>
          <mc:Choice Requires="wps">
            <w:drawing>
              <wp:anchor distT="0" distB="0" distL="114300" distR="114300" simplePos="0" relativeHeight="251736064" behindDoc="0" locked="0" layoutInCell="1" allowOverlap="1" wp14:anchorId="5E5E3CE3" wp14:editId="257BF7D4">
                <wp:simplePos x="0" y="0"/>
                <wp:positionH relativeFrom="margin">
                  <wp:align>right</wp:align>
                </wp:positionH>
                <wp:positionV relativeFrom="paragraph">
                  <wp:posOffset>2397760</wp:posOffset>
                </wp:positionV>
                <wp:extent cx="5943600" cy="812800"/>
                <wp:effectExtent l="0" t="0" r="0" b="6350"/>
                <wp:wrapTopAndBottom/>
                <wp:docPr id="1102090871" name="Text Box 7">
                  <a:extLst xmlns:a="http://schemas.openxmlformats.org/drawingml/2006/main">
                    <a:ext uri="{FF2B5EF4-FFF2-40B4-BE49-F238E27FC236}">
                      <a16:creationId xmlns:a16="http://schemas.microsoft.com/office/drawing/2014/main" id="{A23F37E6-14F0-8742-2B81-FC3618214C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CC64" w14:textId="0FA7A11B" w:rsidR="000E7DF1"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p w14:paraId="04A798EB" w14:textId="77777777" w:rsidR="00D22A8B" w:rsidRPr="00383E70" w:rsidRDefault="00D22A8B" w:rsidP="000E7DF1">
                            <w:pPr>
                              <w:kinsoku w:val="0"/>
                              <w:overflowPunct w:val="0"/>
                              <w:textAlignment w:val="baseline"/>
                              <w:rPr>
                                <w:rFonts w:ascii="Sylfaen" w:eastAsia="Calibri" w:hAnsi="Sylfaen"/>
                                <w:i/>
                                <w:iCs/>
                                <w:color w:val="410C01"/>
                                <w:kern w:val="24"/>
                                <w:sz w:val="16"/>
                                <w:szCs w:val="16"/>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3CE3" id="Text Box 7" o:spid="_x0000_s1032" type="#_x0000_t202" style="position:absolute;margin-left:416.8pt;margin-top:188.8pt;width:468pt;height:64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" filled="f" stroked="f">
                <v:textbox>
                  <w:txbxContent>
                    <w:p w14:paraId="38ABCC64" w14:textId="0FA7A11B" w:rsidR="000E7DF1"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p w14:paraId="04A798EB" w14:textId="77777777" w:rsidR="00D22A8B" w:rsidRPr="00383E70" w:rsidRDefault="00D22A8B" w:rsidP="000E7DF1">
                      <w:pPr>
                        <w:kinsoku w:val="0"/>
                        <w:overflowPunct w:val="0"/>
                        <w:textAlignment w:val="baseline"/>
                        <w:rPr>
                          <w:rFonts w:ascii="Sylfaen" w:eastAsia="Calibri" w:hAnsi="Sylfaen"/>
                          <w:i/>
                          <w:iCs/>
                          <w:color w:val="410C01"/>
                          <w:kern w:val="24"/>
                          <w:sz w:val="16"/>
                          <w:szCs w:val="16"/>
                        </w:rPr>
                      </w:pPr>
                    </w:p>
                  </w:txbxContent>
                </v:textbox>
                <w10:wrap type="topAndBottom" anchorx="margin"/>
              </v:shape>
            </w:pict>
          </mc:Fallback>
        </mc:AlternateContent>
      </w:r>
      <w:r w:rsidR="00D22A8B" w:rsidRPr="005D5307">
        <w:rPr>
          <w:rFonts w:ascii="Sylfaen" w:hAnsi="Sylfaen"/>
          <w:noProof/>
          <w:color w:val="410C01"/>
          <w:sz w:val="20"/>
          <w:szCs w:val="20"/>
        </w:rPr>
        <w:drawing>
          <wp:anchor distT="0" distB="0" distL="114300" distR="114300" simplePos="0" relativeHeight="251764736" behindDoc="0" locked="0" layoutInCell="1" allowOverlap="1" wp14:anchorId="015AA556" wp14:editId="44C858AD">
            <wp:simplePos x="0" y="0"/>
            <wp:positionH relativeFrom="margin">
              <wp:posOffset>1043940</wp:posOffset>
            </wp:positionH>
            <wp:positionV relativeFrom="paragraph">
              <wp:posOffset>0</wp:posOffset>
            </wp:positionV>
            <wp:extent cx="3626485" cy="2298700"/>
            <wp:effectExtent l="0" t="0" r="0" b="6350"/>
            <wp:wrapTopAndBottom/>
            <wp:docPr id="13803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152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26485" cy="2298700"/>
                    </a:xfrm>
                    <a:prstGeom prst="rect">
                      <a:avLst/>
                    </a:prstGeom>
                  </pic:spPr>
                </pic:pic>
              </a:graphicData>
            </a:graphic>
            <wp14:sizeRelH relativeFrom="margin">
              <wp14:pctWidth>0</wp14:pctWidth>
            </wp14:sizeRelH>
            <wp14:sizeRelV relativeFrom="margin">
              <wp14:pctHeight>0</wp14:pctHeight>
            </wp14:sizeRelV>
          </wp:anchor>
        </w:drawing>
      </w:r>
    </w:p>
    <w:p w14:paraId="4D43CA26" w14:textId="7E9074CE" w:rsidR="00404F5D" w:rsidRDefault="00404F5D" w:rsidP="00404F5D">
      <w:pPr>
        <w:rPr>
          <w:rFonts w:ascii="Sylfaen" w:hAnsi="Sylfaen"/>
          <w:color w:val="410C01"/>
          <w:sz w:val="20"/>
          <w:szCs w:val="20"/>
        </w:rPr>
      </w:pPr>
      <w:r>
        <w:rPr>
          <w:rFonts w:ascii="Sylfaen" w:hAnsi="Sylfaen"/>
          <w:color w:val="410C01"/>
          <w:sz w:val="20"/>
          <w:szCs w:val="20"/>
        </w:rPr>
        <w:t xml:space="preserve">The Exposure Items were then divided into ten blocks of eight items where each block included: </w:t>
      </w:r>
      <w:r w:rsidRPr="00404F5D">
        <w:rPr>
          <w:rFonts w:ascii="Sylfaen" w:hAnsi="Sylfaen"/>
          <w:color w:val="410C01"/>
          <w:sz w:val="20"/>
          <w:szCs w:val="20"/>
        </w:rPr>
        <w:t xml:space="preserve">1 </w:t>
      </w:r>
      <w:r w:rsidR="002D64E0">
        <w:rPr>
          <w:rFonts w:ascii="Sylfaen" w:hAnsi="Sylfaen"/>
          <w:color w:val="410C01"/>
          <w:sz w:val="20"/>
          <w:szCs w:val="20"/>
        </w:rPr>
        <w:t xml:space="preserve">Shifted </w:t>
      </w:r>
      <w:proofErr w:type="gramStart"/>
      <w:r w:rsidRPr="00404F5D">
        <w:rPr>
          <w:rFonts w:ascii="Sylfaen" w:hAnsi="Sylfaen"/>
          <w:color w:val="410C01"/>
          <w:sz w:val="20"/>
          <w:szCs w:val="20"/>
        </w:rPr>
        <w:t>(?s</w:t>
      </w:r>
      <w:proofErr w:type="gramEnd"/>
      <w:r w:rsidRPr="00404F5D">
        <w:rPr>
          <w:rFonts w:ascii="Sylfaen" w:hAnsi="Sylfaen"/>
          <w:color w:val="410C01"/>
          <w:sz w:val="20"/>
          <w:szCs w:val="20"/>
        </w:rPr>
        <w:t>/?sh) Critical Item</w:t>
      </w:r>
      <w:r>
        <w:rPr>
          <w:rFonts w:ascii="Sylfaen" w:hAnsi="Sylfaen"/>
          <w:color w:val="410C01"/>
          <w:sz w:val="20"/>
          <w:szCs w:val="20"/>
        </w:rPr>
        <w:t xml:space="preserve">, 1 </w:t>
      </w:r>
      <w:r w:rsidRPr="00404F5D">
        <w:rPr>
          <w:rFonts w:ascii="Sylfaen" w:hAnsi="Sylfaen"/>
          <w:color w:val="410C01"/>
          <w:sz w:val="20"/>
          <w:szCs w:val="20"/>
        </w:rPr>
        <w:t>Un</w:t>
      </w:r>
      <w:r w:rsidR="002D64E0">
        <w:rPr>
          <w:rFonts w:ascii="Sylfaen" w:hAnsi="Sylfaen"/>
          <w:color w:val="410C01"/>
          <w:sz w:val="20"/>
          <w:szCs w:val="20"/>
        </w:rPr>
        <w:t>shifted</w:t>
      </w:r>
      <w:r>
        <w:rPr>
          <w:rFonts w:ascii="Sylfaen" w:hAnsi="Sylfaen"/>
          <w:color w:val="410C01"/>
          <w:sz w:val="20"/>
          <w:szCs w:val="20"/>
        </w:rPr>
        <w:t xml:space="preserve"> (Sh/S)</w:t>
      </w:r>
      <w:r w:rsidRPr="00404F5D">
        <w:rPr>
          <w:rFonts w:ascii="Sylfaen" w:hAnsi="Sylfaen"/>
          <w:color w:val="410C01"/>
          <w:sz w:val="20"/>
          <w:szCs w:val="20"/>
        </w:rPr>
        <w:t xml:space="preserve"> Critical Item</w:t>
      </w:r>
      <w:r>
        <w:rPr>
          <w:rFonts w:ascii="Sylfaen" w:hAnsi="Sylfaen"/>
          <w:color w:val="410C01"/>
          <w:sz w:val="20"/>
          <w:szCs w:val="20"/>
        </w:rPr>
        <w:t xml:space="preserve">, 2 Filler Items from Set A, 2 Filler Items from Set B, and 2 Filler Items from Set C. </w:t>
      </w:r>
      <w:r w:rsidRPr="00404F5D">
        <w:rPr>
          <w:rFonts w:ascii="Sylfaen" w:hAnsi="Sylfaen"/>
          <w:color w:val="410C01"/>
          <w:sz w:val="20"/>
          <w:szCs w:val="20"/>
        </w:rPr>
        <w:t>The order of presentation of Items is randomized within each block</w:t>
      </w:r>
      <w:r>
        <w:rPr>
          <w:rFonts w:ascii="Sylfaen" w:hAnsi="Sylfaen"/>
          <w:color w:val="410C01"/>
          <w:sz w:val="20"/>
          <w:szCs w:val="20"/>
        </w:rPr>
        <w:t>.</w:t>
      </w:r>
      <w:r w:rsidR="001B74C2">
        <w:rPr>
          <w:rFonts w:ascii="Sylfaen" w:hAnsi="Sylfaen"/>
          <w:color w:val="410C01"/>
          <w:sz w:val="20"/>
          <w:szCs w:val="20"/>
        </w:rPr>
        <w:t xml:space="preserve"> In this experiment, we included two block different block orders </w:t>
      </w:r>
      <w:r w:rsidR="00494284">
        <w:rPr>
          <w:rFonts w:ascii="Sylfaen" w:hAnsi="Sylfaen"/>
          <w:color w:val="410C01"/>
          <w:sz w:val="20"/>
          <w:szCs w:val="20"/>
        </w:rPr>
        <w:t>out</w:t>
      </w:r>
      <w:r w:rsidR="001B74C2">
        <w:rPr>
          <w:rFonts w:ascii="Sylfaen" w:hAnsi="Sylfaen"/>
          <w:color w:val="410C01"/>
          <w:sz w:val="20"/>
          <w:szCs w:val="20"/>
        </w:rPr>
        <w:t xml:space="preserve"> of the potential ten because we did not expect this factor to significantly impact our results.</w:t>
      </w:r>
      <w:r w:rsidR="001202F6">
        <w:rPr>
          <w:rFonts w:ascii="Sylfaen" w:hAnsi="Sylfaen"/>
          <w:color w:val="410C01"/>
          <w:sz w:val="20"/>
          <w:szCs w:val="20"/>
        </w:rPr>
        <w:t xml:space="preserve"> </w:t>
      </w:r>
    </w:p>
    <w:p w14:paraId="76340D33" w14:textId="6FB4142C" w:rsidR="0049270D" w:rsidRPr="00BB5D1E" w:rsidRDefault="00033410" w:rsidP="00404F5D">
      <w:pPr>
        <w:rPr>
          <w:rFonts w:ascii="Sylfaen" w:hAnsi="Sylfaen"/>
          <w:i/>
          <w:iCs/>
          <w:color w:val="410C01"/>
          <w:sz w:val="20"/>
          <w:szCs w:val="20"/>
        </w:rPr>
      </w:pPr>
      <w:r>
        <w:rPr>
          <w:rFonts w:ascii="Sylfaen" w:hAnsi="Sylfaen"/>
          <w:i/>
          <w:iCs/>
          <w:color w:val="410C01"/>
          <w:sz w:val="20"/>
          <w:szCs w:val="20"/>
        </w:rPr>
        <w:t>Nuisance factors: Test Items</w:t>
      </w:r>
    </w:p>
    <w:p w14:paraId="065CFB8D" w14:textId="3026CCEB" w:rsidR="00C62AB8" w:rsidRDefault="00B4302D" w:rsidP="00D86024">
      <w:pPr>
        <w:rPr>
          <w:rFonts w:ascii="Sylfaen" w:hAnsi="Sylfaen"/>
          <w:i/>
          <w:iCs/>
          <w:color w:val="410C01"/>
          <w:sz w:val="20"/>
          <w:szCs w:val="20"/>
        </w:rPr>
      </w:pPr>
      <w:r w:rsidRPr="001202F6">
        <w:rPr>
          <w:rFonts w:ascii="Sylfaen" w:hAnsi="Sylfaen"/>
          <w:i/>
          <w:iCs/>
          <w:noProof/>
          <w:color w:val="410C01"/>
          <w:sz w:val="20"/>
          <w:szCs w:val="20"/>
        </w:rPr>
        <w:lastRenderedPageBreak/>
        <mc:AlternateContent>
          <mc:Choice Requires="wpg">
            <w:drawing>
              <wp:anchor distT="0" distB="0" distL="114300" distR="114300" simplePos="0" relativeHeight="251743232" behindDoc="1" locked="0" layoutInCell="1" allowOverlap="1" wp14:anchorId="2083F110" wp14:editId="41B67CCC">
                <wp:simplePos x="0" y="0"/>
                <wp:positionH relativeFrom="margin">
                  <wp:posOffset>-76200</wp:posOffset>
                </wp:positionH>
                <wp:positionV relativeFrom="paragraph">
                  <wp:posOffset>842933</wp:posOffset>
                </wp:positionV>
                <wp:extent cx="5977890" cy="1377950"/>
                <wp:effectExtent l="0" t="0" r="3810" b="0"/>
                <wp:wrapTight wrapText="bothSides">
                  <wp:wrapPolygon edited="0">
                    <wp:start x="69" y="0"/>
                    <wp:lineTo x="69" y="9257"/>
                    <wp:lineTo x="21545" y="9257"/>
                    <wp:lineTo x="21545" y="0"/>
                    <wp:lineTo x="69" y="0"/>
                  </wp:wrapPolygon>
                </wp:wrapTight>
                <wp:docPr id="14" name="Group 13">
                  <a:extLst xmlns:a="http://schemas.openxmlformats.org/drawingml/2006/main">
                    <a:ext uri="{FF2B5EF4-FFF2-40B4-BE49-F238E27FC236}">
                      <a16:creationId xmlns:a16="http://schemas.microsoft.com/office/drawing/2014/main" id="{0894BF66-F68B-4E59-F32A-054AD67072C1}"/>
                    </a:ext>
                  </a:extLst>
                </wp:docPr>
                <wp:cNvGraphicFramePr/>
                <a:graphic xmlns:a="http://schemas.openxmlformats.org/drawingml/2006/main">
                  <a:graphicData uri="http://schemas.microsoft.com/office/word/2010/wordprocessingGroup">
                    <wpg:wgp>
                      <wpg:cNvGrpSpPr/>
                      <wpg:grpSpPr>
                        <a:xfrm>
                          <a:off x="0" y="0"/>
                          <a:ext cx="5977890" cy="1377950"/>
                          <a:chOff x="-159092" y="331033"/>
                          <a:chExt cx="5761990" cy="1379034"/>
                        </a:xfrm>
                      </wpg:grpSpPr>
                      <wps:wsp>
                        <wps:cNvPr id="2111446185" name="TextBox 10">
                          <a:extLst>
                            <a:ext uri="{FF2B5EF4-FFF2-40B4-BE49-F238E27FC236}">
                              <a16:creationId xmlns:a16="http://schemas.microsoft.com/office/drawing/2014/main" id="{82B0CBE0-B2A7-0A49-AB29-0F4D86EBC6C0}"/>
                            </a:ext>
                          </a:extLst>
                        </wps:cNvPr>
                        <wps:cNvSpPr txBox="1"/>
                        <wps:spPr>
                          <a:xfrm>
                            <a:off x="-159092" y="940173"/>
                            <a:ext cx="5761990" cy="769894"/>
                          </a:xfrm>
                          <a:prstGeom prst="rect">
                            <a:avLst/>
                          </a:prstGeom>
                          <a:noFill/>
                        </wps:spPr>
                        <wps:txb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wps:txbx>
                        <wps:bodyPr wrap="square" rtlCol="0">
                          <a:noAutofit/>
                        </wps:bodyPr>
                      </wps:wsp>
                      <pic:pic xmlns:pic="http://schemas.openxmlformats.org/drawingml/2006/picture">
                        <pic:nvPicPr>
                          <pic:cNvPr id="82713999" name="Picture 82713999">
                            <a:extLst>
                              <a:ext uri="{FF2B5EF4-FFF2-40B4-BE49-F238E27FC236}">
                                <a16:creationId xmlns:a16="http://schemas.microsoft.com/office/drawing/2014/main" id="{EC4F3029-9306-EB4A-126E-6CCE93F61500}"/>
                              </a:ext>
                            </a:extLst>
                          </pic:cNvPr>
                          <pic:cNvPicPr>
                            <a:picLocks noChangeAspect="1"/>
                          </pic:cNvPicPr>
                        </pic:nvPicPr>
                        <pic:blipFill rotWithShape="1">
                          <a:blip r:embed="rId18"/>
                          <a:srcRect l="799" b="16668"/>
                          <a:stretch/>
                        </pic:blipFill>
                        <pic:spPr>
                          <a:xfrm>
                            <a:off x="-101167" y="331033"/>
                            <a:ext cx="5694827" cy="571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83F110" id="Group 13" o:spid="_x0000_s1033" style="position:absolute;margin-left:-6pt;margin-top:66.35pt;width:470.7pt;height:108.5pt;z-index:-251573248;mso-position-horizontal-relative:margin;mso-width-relative:margin;mso-height-relative:margin" coordorigin="-1590,3310" coordsize="57619,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">
                <v:shape id="_x0000_s1034" type="#_x0000_t202" style="position:absolute;left:-1590;top:9401;width:57618;height:7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" filled="f" stroked="f">
                  <v:textbo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v:textbox>
                </v:shape>
                <v:shape id="Picture 82713999" o:spid="_x0000_s1035" type="#_x0000_t75" style="position:absolute;left:-1011;top:3310;width:56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">
                  <v:imagedata r:id="rId19" o:title="" cropbottom="10924f" cropleft="524f"/>
                </v:shape>
                <w10:wrap type="tight" anchorx="margin"/>
              </v:group>
            </w:pict>
          </mc:Fallback>
        </mc:AlternateContent>
      </w:r>
      <w:r w:rsidR="008A373D">
        <w:rPr>
          <w:rFonts w:ascii="Sylfaen" w:hAnsi="Sylfaen"/>
          <w:color w:val="410C01"/>
          <w:sz w:val="20"/>
          <w:szCs w:val="20"/>
        </w:rPr>
        <w:t xml:space="preserve">Each Test Block contains </w:t>
      </w:r>
      <w:r w:rsidR="00FE0BB7">
        <w:rPr>
          <w:rFonts w:ascii="Sylfaen" w:hAnsi="Sylfaen"/>
          <w:color w:val="410C01"/>
          <w:sz w:val="20"/>
          <w:szCs w:val="20"/>
        </w:rPr>
        <w:t xml:space="preserve">six trials: </w:t>
      </w:r>
      <w:r w:rsidR="008A373D">
        <w:rPr>
          <w:rFonts w:ascii="Sylfaen" w:hAnsi="Sylfaen"/>
          <w:color w:val="410C01"/>
          <w:sz w:val="20"/>
          <w:szCs w:val="20"/>
        </w:rPr>
        <w:t xml:space="preserve">the 6-token Test Items in either the Male Voice or the Female Voice. The Test Items are presented in a random order within each block. The </w:t>
      </w:r>
      <w:r w:rsidR="002D64E0">
        <w:rPr>
          <w:rFonts w:ascii="Sylfaen" w:hAnsi="Sylfaen"/>
          <w:color w:val="410C01"/>
          <w:sz w:val="20"/>
          <w:szCs w:val="20"/>
        </w:rPr>
        <w:t>v</w:t>
      </w:r>
      <w:r w:rsidR="008A373D">
        <w:rPr>
          <w:rFonts w:ascii="Sylfaen" w:hAnsi="Sylfaen"/>
          <w:color w:val="410C01"/>
          <w:sz w:val="20"/>
          <w:szCs w:val="20"/>
        </w:rPr>
        <w:t xml:space="preserve">oice </w:t>
      </w:r>
      <w:r w:rsidR="0049270D">
        <w:rPr>
          <w:rFonts w:ascii="Sylfaen" w:hAnsi="Sylfaen"/>
          <w:color w:val="410C01"/>
          <w:sz w:val="20"/>
          <w:szCs w:val="20"/>
        </w:rPr>
        <w:t>that produces the</w:t>
      </w:r>
      <w:r w:rsidR="008A373D">
        <w:rPr>
          <w:rFonts w:ascii="Sylfaen" w:hAnsi="Sylfaen"/>
          <w:color w:val="410C01"/>
          <w:sz w:val="20"/>
          <w:szCs w:val="20"/>
        </w:rPr>
        <w:t xml:space="preserve"> Test Items changes every two blocks</w:t>
      </w:r>
      <w:r w:rsidR="008E15D1">
        <w:rPr>
          <w:rFonts w:ascii="Sylfaen" w:hAnsi="Sylfaen"/>
          <w:color w:val="410C01"/>
          <w:sz w:val="20"/>
          <w:szCs w:val="20"/>
        </w:rPr>
        <w:t xml:space="preserve">, to alleviate potential additional cognitive load from shifting between the expectations for each talker. </w:t>
      </w:r>
      <w:r w:rsidR="008A373D">
        <w:rPr>
          <w:rFonts w:ascii="Sylfaen" w:hAnsi="Sylfaen"/>
          <w:color w:val="410C01"/>
          <w:sz w:val="20"/>
          <w:szCs w:val="20"/>
        </w:rPr>
        <w:t xml:space="preserve">Which </w:t>
      </w:r>
      <w:r w:rsidR="007769EF">
        <w:rPr>
          <w:rFonts w:ascii="Sylfaen" w:hAnsi="Sylfaen"/>
          <w:color w:val="410C01"/>
          <w:sz w:val="20"/>
          <w:szCs w:val="20"/>
        </w:rPr>
        <w:t>v</w:t>
      </w:r>
      <w:r w:rsidR="008A373D">
        <w:rPr>
          <w:rFonts w:ascii="Sylfaen" w:hAnsi="Sylfaen"/>
          <w:color w:val="410C01"/>
          <w:sz w:val="20"/>
          <w:szCs w:val="20"/>
        </w:rPr>
        <w:t xml:space="preserve">oice is presented first during the Test Phase </w:t>
      </w:r>
      <w:r w:rsidR="002D64E0">
        <w:rPr>
          <w:rFonts w:ascii="Sylfaen" w:hAnsi="Sylfaen"/>
          <w:color w:val="410C01"/>
          <w:sz w:val="20"/>
          <w:szCs w:val="20"/>
        </w:rPr>
        <w:t xml:space="preserve">was balanced </w:t>
      </w:r>
      <w:r w:rsidR="008A373D">
        <w:rPr>
          <w:rFonts w:ascii="Sylfaen" w:hAnsi="Sylfaen"/>
          <w:color w:val="410C01"/>
          <w:sz w:val="20"/>
          <w:szCs w:val="20"/>
        </w:rPr>
        <w:t>across participant</w:t>
      </w:r>
      <w:r w:rsidR="001202F6">
        <w:rPr>
          <w:rFonts w:ascii="Sylfaen" w:hAnsi="Sylfaen"/>
          <w:color w:val="410C01"/>
          <w:sz w:val="20"/>
          <w:szCs w:val="20"/>
        </w:rPr>
        <w:t xml:space="preserve"> (see </w:t>
      </w:r>
      <w:r w:rsidR="001202F6">
        <w:rPr>
          <w:rFonts w:ascii="Sylfaen" w:hAnsi="Sylfaen"/>
          <w:i/>
          <w:iCs/>
          <w:color w:val="410C01"/>
          <w:sz w:val="20"/>
          <w:szCs w:val="20"/>
        </w:rPr>
        <w:t>Figure 7).</w:t>
      </w:r>
    </w:p>
    <w:p w14:paraId="76AE5B58" w14:textId="3BB2FE5E" w:rsidR="001202F6" w:rsidRPr="001202F6" w:rsidRDefault="001202F6" w:rsidP="00D86024">
      <w:pPr>
        <w:rPr>
          <w:rFonts w:ascii="Sylfaen" w:hAnsi="Sylfaen"/>
          <w:i/>
          <w:iCs/>
          <w:color w:val="410C01"/>
          <w:sz w:val="20"/>
          <w:szCs w:val="20"/>
        </w:rPr>
      </w:pPr>
    </w:p>
    <w:p w14:paraId="714478A5" w14:textId="6A6C1A45" w:rsidR="0079392B" w:rsidRDefault="0079392B" w:rsidP="00D86024">
      <w:pPr>
        <w:rPr>
          <w:rFonts w:ascii="Sylfaen" w:hAnsi="Sylfaen"/>
          <w:color w:val="410C01"/>
          <w:sz w:val="20"/>
          <w:szCs w:val="20"/>
        </w:rPr>
      </w:pPr>
    </w:p>
    <w:p w14:paraId="39EB91D9" w14:textId="77777777" w:rsidR="008E15D1" w:rsidRDefault="008E15D1" w:rsidP="00D86024">
      <w:pPr>
        <w:rPr>
          <w:rFonts w:ascii="Sylfaen" w:hAnsi="Sylfaen"/>
          <w:i/>
          <w:iCs/>
          <w:color w:val="410C01"/>
          <w:sz w:val="20"/>
          <w:szCs w:val="20"/>
        </w:rPr>
      </w:pPr>
    </w:p>
    <w:p w14:paraId="45FB2021" w14:textId="3B3D4E24" w:rsidR="000E7DF1" w:rsidRDefault="000E7DF1" w:rsidP="00D86024">
      <w:pPr>
        <w:rPr>
          <w:rFonts w:ascii="Sylfaen" w:hAnsi="Sylfaen"/>
          <w:i/>
          <w:iCs/>
          <w:color w:val="410C01"/>
          <w:sz w:val="20"/>
          <w:szCs w:val="20"/>
        </w:rPr>
      </w:pPr>
      <w:r>
        <w:rPr>
          <w:rFonts w:ascii="Sylfaen" w:hAnsi="Sylfaen"/>
          <w:i/>
          <w:iCs/>
          <w:color w:val="410C01"/>
          <w:sz w:val="20"/>
          <w:szCs w:val="20"/>
        </w:rPr>
        <w:t xml:space="preserve">Nuisance </w:t>
      </w:r>
      <w:r w:rsidR="00404F5D">
        <w:rPr>
          <w:rFonts w:ascii="Sylfaen" w:hAnsi="Sylfaen"/>
          <w:i/>
          <w:iCs/>
          <w:color w:val="410C01"/>
          <w:sz w:val="20"/>
          <w:szCs w:val="20"/>
        </w:rPr>
        <w:t>f</w:t>
      </w:r>
      <w:r>
        <w:rPr>
          <w:rFonts w:ascii="Sylfaen" w:hAnsi="Sylfaen"/>
          <w:i/>
          <w:iCs/>
          <w:color w:val="410C01"/>
          <w:sz w:val="20"/>
          <w:szCs w:val="20"/>
        </w:rPr>
        <w:t>actors</w:t>
      </w:r>
      <w:r w:rsidR="00404F5D">
        <w:rPr>
          <w:rFonts w:ascii="Sylfaen" w:hAnsi="Sylfaen"/>
          <w:i/>
          <w:iCs/>
          <w:color w:val="410C01"/>
          <w:sz w:val="20"/>
          <w:szCs w:val="20"/>
        </w:rPr>
        <w:t xml:space="preserve">: response </w:t>
      </w:r>
      <w:r w:rsidR="001202F6">
        <w:rPr>
          <w:rFonts w:ascii="Sylfaen" w:hAnsi="Sylfaen"/>
          <w:i/>
          <w:iCs/>
          <w:color w:val="410C01"/>
          <w:sz w:val="20"/>
          <w:szCs w:val="20"/>
        </w:rPr>
        <w:t xml:space="preserve">key mapping </w:t>
      </w:r>
    </w:p>
    <w:p w14:paraId="4752832F" w14:textId="1198F485" w:rsidR="008C2954" w:rsidRDefault="00404F5D" w:rsidP="00D86024">
      <w:pPr>
        <w:rPr>
          <w:rFonts w:ascii="Sylfaen" w:hAnsi="Sylfaen"/>
          <w:color w:val="410C01"/>
          <w:sz w:val="20"/>
          <w:szCs w:val="20"/>
        </w:rPr>
      </w:pPr>
      <w:r>
        <w:rPr>
          <w:rFonts w:ascii="Sylfaen" w:hAnsi="Sylfaen"/>
          <w:color w:val="410C01"/>
          <w:sz w:val="20"/>
          <w:szCs w:val="20"/>
        </w:rPr>
        <w:t>Additionally, we counterbalanced the key mapping for reporting a response</w:t>
      </w:r>
      <w:r w:rsidR="001202F6">
        <w:rPr>
          <w:rFonts w:ascii="Sylfaen" w:hAnsi="Sylfaen"/>
          <w:color w:val="410C01"/>
          <w:sz w:val="20"/>
          <w:szCs w:val="20"/>
        </w:rPr>
        <w:t>. Participants used the “X” key and the “M” key on their keyboard to report their responses. We alternated the key mapping for reporting a response as a</w:t>
      </w:r>
      <w:r>
        <w:rPr>
          <w:rFonts w:ascii="Sylfaen" w:hAnsi="Sylfaen"/>
          <w:color w:val="410C01"/>
          <w:sz w:val="20"/>
          <w:szCs w:val="20"/>
        </w:rPr>
        <w:t xml:space="preserve"> Word or a Nonword during the Exposure phase</w:t>
      </w:r>
      <w:r w:rsidR="001202F6">
        <w:rPr>
          <w:rFonts w:ascii="Sylfaen" w:hAnsi="Sylfaen"/>
          <w:color w:val="410C01"/>
          <w:sz w:val="20"/>
          <w:szCs w:val="20"/>
        </w:rPr>
        <w:t>,</w:t>
      </w:r>
      <w:r w:rsidR="001B74C2">
        <w:rPr>
          <w:rFonts w:ascii="Sylfaen" w:hAnsi="Sylfaen"/>
          <w:color w:val="410C01"/>
          <w:sz w:val="20"/>
          <w:szCs w:val="20"/>
        </w:rPr>
        <w:t xml:space="preserve"> and </w:t>
      </w:r>
      <w:r>
        <w:rPr>
          <w:rFonts w:ascii="Sylfaen" w:hAnsi="Sylfaen"/>
          <w:color w:val="410C01"/>
          <w:sz w:val="20"/>
          <w:szCs w:val="20"/>
        </w:rPr>
        <w:t>for reporting a response as ASI or ASHI during the Test Phase</w:t>
      </w:r>
      <w:r w:rsidR="001B74C2">
        <w:rPr>
          <w:rFonts w:ascii="Sylfaen" w:hAnsi="Sylfaen"/>
          <w:color w:val="410C01"/>
          <w:sz w:val="20"/>
          <w:szCs w:val="20"/>
        </w:rPr>
        <w:t>.</w:t>
      </w:r>
      <w:r w:rsidR="001202F6">
        <w:rPr>
          <w:rFonts w:ascii="Sylfaen" w:hAnsi="Sylfaen"/>
          <w:color w:val="410C01"/>
          <w:sz w:val="20"/>
          <w:szCs w:val="20"/>
        </w:rPr>
        <w:t xml:space="preserve"> The result was 64 potential factor combinations:</w:t>
      </w:r>
    </w:p>
    <w:p w14:paraId="37A752CB" w14:textId="3600DB58" w:rsidR="001202F6" w:rsidRPr="001202F6" w:rsidRDefault="001202F6" w:rsidP="001202F6">
      <w:pPr>
        <w:jc w:val="center"/>
        <w:rPr>
          <w:rFonts w:ascii="Sylfaen" w:hAnsi="Sylfaen"/>
          <w:b/>
          <w:bCs/>
          <w:color w:val="410C01"/>
          <w:sz w:val="20"/>
          <w:szCs w:val="20"/>
        </w:rPr>
      </w:pPr>
      <w:r>
        <w:rPr>
          <w:rFonts w:ascii="Sylfaen" w:hAnsi="Sylfaen"/>
          <w:b/>
          <w:bCs/>
          <w:color w:val="410C01"/>
          <w:sz w:val="20"/>
          <w:szCs w:val="20"/>
        </w:rPr>
        <w:t xml:space="preserve">Attended Talker Ambiguous Sound </w:t>
      </w:r>
      <w:proofErr w:type="gramStart"/>
      <w:r w:rsidRPr="001202F6">
        <w:rPr>
          <w:rFonts w:ascii="Sylfaen" w:hAnsi="Sylfaen"/>
          <w:color w:val="410C01"/>
          <w:sz w:val="20"/>
          <w:szCs w:val="20"/>
        </w:rPr>
        <w:t>(?s</w:t>
      </w:r>
      <w:proofErr w:type="gramEnd"/>
      <w:r w:rsidRPr="001202F6">
        <w:rPr>
          <w:rFonts w:ascii="Sylfaen" w:hAnsi="Sylfaen"/>
          <w:color w:val="410C01"/>
          <w:sz w:val="20"/>
          <w:szCs w:val="20"/>
        </w:rPr>
        <w:t>/?sh)</w:t>
      </w:r>
      <w:r>
        <w:rPr>
          <w:rFonts w:ascii="Sylfaen" w:hAnsi="Sylfaen"/>
          <w:b/>
          <w:bCs/>
          <w:color w:val="410C01"/>
          <w:sz w:val="20"/>
          <w:szCs w:val="20"/>
        </w:rPr>
        <w:t xml:space="preserve"> x Attended Talker Gender </w:t>
      </w:r>
      <w:r>
        <w:rPr>
          <w:rFonts w:ascii="Sylfaen" w:hAnsi="Sylfaen"/>
          <w:color w:val="410C01"/>
          <w:sz w:val="20"/>
          <w:szCs w:val="20"/>
        </w:rPr>
        <w:t>(Male/Female)</w:t>
      </w:r>
      <w:r>
        <w:rPr>
          <w:rFonts w:ascii="Sylfaen" w:hAnsi="Sylfaen"/>
          <w:b/>
          <w:bCs/>
          <w:color w:val="410C01"/>
          <w:sz w:val="20"/>
          <w:szCs w:val="20"/>
        </w:rPr>
        <w:t xml:space="preserve"> x Attended Talker Ear </w:t>
      </w:r>
      <w:r>
        <w:rPr>
          <w:rFonts w:ascii="Sylfaen" w:hAnsi="Sylfaen"/>
          <w:color w:val="410C01"/>
          <w:sz w:val="20"/>
          <w:szCs w:val="20"/>
        </w:rPr>
        <w:t>(Left)</w:t>
      </w:r>
      <w:r>
        <w:rPr>
          <w:rFonts w:ascii="Sylfaen" w:hAnsi="Sylfaen"/>
          <w:b/>
          <w:bCs/>
          <w:color w:val="410C01"/>
          <w:sz w:val="20"/>
          <w:szCs w:val="20"/>
        </w:rPr>
        <w:t xml:space="preserve"> x Exposure Block Order </w:t>
      </w:r>
      <w:r>
        <w:rPr>
          <w:rFonts w:ascii="Sylfaen" w:hAnsi="Sylfaen"/>
          <w:color w:val="410C01"/>
          <w:sz w:val="20"/>
          <w:szCs w:val="20"/>
        </w:rPr>
        <w:t>(1/5)</w:t>
      </w:r>
      <w:r>
        <w:rPr>
          <w:rFonts w:ascii="Sylfaen" w:hAnsi="Sylfaen"/>
          <w:b/>
          <w:bCs/>
          <w:color w:val="410C01"/>
          <w:sz w:val="20"/>
          <w:szCs w:val="20"/>
        </w:rPr>
        <w:t xml:space="preserve"> x Test Order </w:t>
      </w:r>
      <w:r>
        <w:rPr>
          <w:rFonts w:ascii="Sylfaen" w:hAnsi="Sylfaen"/>
          <w:color w:val="410C01"/>
          <w:sz w:val="20"/>
          <w:szCs w:val="20"/>
        </w:rPr>
        <w:t>(A/B)</w:t>
      </w:r>
      <w:r>
        <w:rPr>
          <w:rFonts w:ascii="Sylfaen" w:hAnsi="Sylfaen"/>
          <w:b/>
          <w:bCs/>
          <w:color w:val="410C01"/>
          <w:sz w:val="20"/>
          <w:szCs w:val="20"/>
        </w:rPr>
        <w:t xml:space="preserve"> x Exposure Response Key Mapping </w:t>
      </w:r>
      <w:r>
        <w:rPr>
          <w:rFonts w:ascii="Sylfaen" w:hAnsi="Sylfaen"/>
          <w:color w:val="410C01"/>
          <w:sz w:val="20"/>
          <w:szCs w:val="20"/>
        </w:rPr>
        <w:t>(Word/Nonword)</w:t>
      </w:r>
      <w:r>
        <w:rPr>
          <w:rFonts w:ascii="Sylfaen" w:hAnsi="Sylfaen"/>
          <w:b/>
          <w:bCs/>
          <w:color w:val="410C01"/>
          <w:sz w:val="20"/>
          <w:szCs w:val="20"/>
        </w:rPr>
        <w:t xml:space="preserve"> x Test Response Key Mapping </w:t>
      </w:r>
      <w:r>
        <w:rPr>
          <w:rFonts w:ascii="Sylfaen" w:hAnsi="Sylfaen"/>
          <w:color w:val="410C01"/>
          <w:sz w:val="20"/>
          <w:szCs w:val="20"/>
        </w:rPr>
        <w:t>(ASI/ASHI)</w:t>
      </w:r>
    </w:p>
    <w:p w14:paraId="01E88F08" w14:textId="3A0E07EB" w:rsidR="00D86024" w:rsidRDefault="00D86024" w:rsidP="00D86024">
      <w:pPr>
        <w:rPr>
          <w:rFonts w:ascii="Sylfaen" w:hAnsi="Sylfaen"/>
          <w:b/>
          <w:bCs/>
          <w:color w:val="410C01"/>
          <w:sz w:val="20"/>
          <w:szCs w:val="20"/>
        </w:rPr>
      </w:pPr>
      <w:r w:rsidRPr="00D86024">
        <w:rPr>
          <w:rFonts w:ascii="Sylfaen" w:hAnsi="Sylfaen"/>
          <w:b/>
          <w:bCs/>
          <w:color w:val="410C01"/>
          <w:sz w:val="20"/>
          <w:szCs w:val="20"/>
        </w:rPr>
        <w:t>Participants</w:t>
      </w:r>
    </w:p>
    <w:p w14:paraId="202CF0A8" w14:textId="31157938" w:rsidR="00D422C6" w:rsidRDefault="00215D85" w:rsidP="00D86024">
      <w:pPr>
        <w:rPr>
          <w:rFonts w:ascii="Sylfaen" w:hAnsi="Sylfaen"/>
          <w:color w:val="410C01"/>
          <w:sz w:val="20"/>
          <w:szCs w:val="20"/>
        </w:rPr>
      </w:pPr>
      <w:r>
        <w:rPr>
          <w:rFonts w:ascii="Sylfaen" w:hAnsi="Sylfaen"/>
          <w:color w:val="410C01"/>
          <w:sz w:val="20"/>
          <w:szCs w:val="20"/>
        </w:rPr>
        <w:t xml:space="preserve">A total of </w:t>
      </w:r>
      <w:r w:rsidR="00347B9B">
        <w:rPr>
          <w:rFonts w:ascii="Sylfaen" w:hAnsi="Sylfaen"/>
          <w:color w:val="410C01"/>
          <w:sz w:val="20"/>
          <w:szCs w:val="20"/>
        </w:rPr>
        <w:t xml:space="preserve">64 participants </w:t>
      </w:r>
      <w:r w:rsidR="00452D9A">
        <w:rPr>
          <w:rFonts w:ascii="Sylfaen" w:hAnsi="Sylfaen"/>
          <w:color w:val="410C01"/>
          <w:sz w:val="20"/>
          <w:szCs w:val="20"/>
        </w:rPr>
        <w:t>(</w:t>
      </w:r>
      <w:r w:rsidR="00212648">
        <w:rPr>
          <w:rFonts w:ascii="Sylfaen" w:hAnsi="Sylfaen"/>
          <w:color w:val="410C01"/>
          <w:sz w:val="20"/>
          <w:szCs w:val="20"/>
        </w:rPr>
        <w:t>m</w:t>
      </w:r>
      <w:r w:rsidR="002D64E0">
        <w:rPr>
          <w:rFonts w:ascii="Sylfaen" w:hAnsi="Sylfaen"/>
          <w:color w:val="410C01"/>
          <w:sz w:val="20"/>
          <w:szCs w:val="20"/>
        </w:rPr>
        <w:t>ale</w:t>
      </w:r>
      <w:r w:rsidR="00452D9A">
        <w:rPr>
          <w:rFonts w:ascii="Sylfaen" w:hAnsi="Sylfaen"/>
          <w:color w:val="410C01"/>
          <w:sz w:val="20"/>
          <w:szCs w:val="20"/>
        </w:rPr>
        <w:t xml:space="preserve"> = 32; age range 18-68, </w:t>
      </w:r>
      <w:r>
        <w:rPr>
          <w:rFonts w:ascii="Sylfaen" w:hAnsi="Sylfaen"/>
          <w:color w:val="410C01"/>
          <w:sz w:val="20"/>
          <w:szCs w:val="20"/>
        </w:rPr>
        <w:t>avg.</w:t>
      </w:r>
      <w:r>
        <w:rPr>
          <w:rFonts w:ascii="Times New Roman" w:hAnsi="Times New Roman" w:cs="Times New Roman"/>
          <w:color w:val="410C01"/>
          <w:sz w:val="20"/>
          <w:szCs w:val="20"/>
        </w:rPr>
        <w:t xml:space="preserve"> </w:t>
      </w:r>
      <w:r w:rsidR="00452D9A">
        <w:rPr>
          <w:rFonts w:ascii="Sylfaen" w:hAnsi="Sylfaen"/>
          <w:color w:val="410C01"/>
          <w:sz w:val="20"/>
          <w:szCs w:val="20"/>
        </w:rPr>
        <w:t>=</w:t>
      </w:r>
      <w:r>
        <w:rPr>
          <w:rFonts w:ascii="Sylfaen" w:hAnsi="Sylfaen"/>
          <w:color w:val="410C01"/>
          <w:sz w:val="20"/>
          <w:szCs w:val="20"/>
        </w:rPr>
        <w:t xml:space="preserve"> 34.</w:t>
      </w:r>
      <w:r w:rsidR="002D64E0">
        <w:rPr>
          <w:rFonts w:ascii="Sylfaen" w:hAnsi="Sylfaen"/>
          <w:color w:val="410C01"/>
          <w:sz w:val="20"/>
          <w:szCs w:val="20"/>
        </w:rPr>
        <w:t>5</w:t>
      </w:r>
      <w:r w:rsidR="00452D9A">
        <w:rPr>
          <w:rFonts w:ascii="Sylfaen" w:hAnsi="Sylfaen"/>
          <w:color w:val="410C01"/>
          <w:sz w:val="20"/>
          <w:szCs w:val="20"/>
        </w:rPr>
        <w:t xml:space="preserve">) </w:t>
      </w:r>
      <w:r w:rsidR="00347B9B">
        <w:rPr>
          <w:rFonts w:ascii="Sylfaen" w:hAnsi="Sylfaen"/>
          <w:color w:val="410C01"/>
          <w:sz w:val="20"/>
          <w:szCs w:val="20"/>
        </w:rPr>
        <w:t xml:space="preserve">were recruited from the online crowdsourcing program Prolific. </w:t>
      </w:r>
      <w:r w:rsidR="004A442C">
        <w:rPr>
          <w:rFonts w:ascii="Sylfaen" w:hAnsi="Sylfaen"/>
          <w:color w:val="410C01"/>
          <w:sz w:val="20"/>
          <w:szCs w:val="20"/>
        </w:rPr>
        <w:t xml:space="preserve">This sample size is </w:t>
      </w:r>
      <w:r w:rsidR="002D64E0">
        <w:rPr>
          <w:rFonts w:ascii="Sylfaen" w:hAnsi="Sylfaen"/>
          <w:color w:val="410C01"/>
          <w:sz w:val="20"/>
          <w:szCs w:val="20"/>
        </w:rPr>
        <w:t>comparable to</w:t>
      </w:r>
      <w:r w:rsidR="004A442C">
        <w:rPr>
          <w:rFonts w:ascii="Sylfaen" w:hAnsi="Sylfaen"/>
          <w:color w:val="410C01"/>
          <w:sz w:val="20"/>
          <w:szCs w:val="20"/>
        </w:rPr>
        <w:t xml:space="preserve"> that of Experiment 1b</w:t>
      </w:r>
      <w:r w:rsidR="00E72F70">
        <w:rPr>
          <w:rFonts w:ascii="Sylfaen" w:hAnsi="Sylfaen"/>
          <w:color w:val="410C01"/>
          <w:sz w:val="20"/>
          <w:szCs w:val="20"/>
        </w:rPr>
        <w:t xml:space="preserve"> </w:t>
      </w:r>
      <w:r w:rsidR="004A442C">
        <w:rPr>
          <w:rFonts w:ascii="Sylfaen" w:hAnsi="Sylfaen"/>
          <w:color w:val="410C01"/>
          <w:sz w:val="20"/>
          <w:szCs w:val="20"/>
        </w:rPr>
        <w:t>in Samuel 2016</w:t>
      </w:r>
      <w:r w:rsidR="002D64E0">
        <w:rPr>
          <w:rFonts w:ascii="Sylfaen" w:hAnsi="Sylfaen"/>
          <w:color w:val="410C01"/>
          <w:sz w:val="20"/>
          <w:szCs w:val="20"/>
        </w:rPr>
        <w:t xml:space="preserve">. Additionally, </w:t>
      </w:r>
      <w:r w:rsidR="004A442C">
        <w:rPr>
          <w:rFonts w:ascii="Sylfaen" w:hAnsi="Sylfaen"/>
          <w:color w:val="410C01"/>
          <w:sz w:val="20"/>
          <w:szCs w:val="20"/>
        </w:rPr>
        <w:t xml:space="preserve">earlier similar studies typically recruited 30-50 participants (Samuel, 2016). </w:t>
      </w:r>
      <w:r w:rsidR="00452D9A">
        <w:rPr>
          <w:rFonts w:ascii="Sylfaen" w:hAnsi="Sylfaen"/>
          <w:color w:val="410C01"/>
          <w:sz w:val="20"/>
          <w:szCs w:val="20"/>
        </w:rPr>
        <w:t>P</w:t>
      </w:r>
      <w:r w:rsidR="00347B9B">
        <w:rPr>
          <w:rFonts w:ascii="Sylfaen" w:hAnsi="Sylfaen"/>
          <w:color w:val="410C01"/>
          <w:sz w:val="20"/>
          <w:szCs w:val="20"/>
        </w:rPr>
        <w:t>articipants were</w:t>
      </w:r>
      <w:r w:rsidR="00D422C6">
        <w:rPr>
          <w:rFonts w:ascii="Sylfaen" w:hAnsi="Sylfaen"/>
          <w:color w:val="410C01"/>
          <w:sz w:val="20"/>
          <w:szCs w:val="20"/>
        </w:rPr>
        <w:t xml:space="preserve"> self-reported English monolinguals, who were native to and spent most of their time in the United States before the age of 18. </w:t>
      </w:r>
      <w:r w:rsidR="002D64E0">
        <w:rPr>
          <w:rFonts w:ascii="Sylfaen" w:hAnsi="Sylfaen"/>
          <w:color w:val="410C01"/>
          <w:sz w:val="20"/>
          <w:szCs w:val="20"/>
        </w:rPr>
        <w:t>The purpose of recruiting exclusively L1 English speakers was to minimize variation in the perceptual boundary between S-Sh relative to the simulated talker’s atypical pronunciation. Also, p</w:t>
      </w:r>
      <w:r w:rsidR="00D422C6">
        <w:rPr>
          <w:rFonts w:ascii="Sylfaen" w:hAnsi="Sylfaen"/>
          <w:color w:val="410C01"/>
          <w:sz w:val="20"/>
          <w:szCs w:val="20"/>
        </w:rPr>
        <w:t xml:space="preserve">articipants had not participated in any other experiments launched by the Human Language Processing Lab on Prolific. </w:t>
      </w:r>
    </w:p>
    <w:p w14:paraId="5A4B3FA9" w14:textId="55E5765A" w:rsidR="00106792" w:rsidRDefault="00D422C6" w:rsidP="00D86024">
      <w:pPr>
        <w:rPr>
          <w:rFonts w:ascii="Sylfaen" w:hAnsi="Sylfaen"/>
          <w:color w:val="410C01"/>
          <w:sz w:val="20"/>
          <w:szCs w:val="20"/>
        </w:rPr>
      </w:pPr>
      <w:r>
        <w:rPr>
          <w:rFonts w:ascii="Sylfaen" w:hAnsi="Sylfaen"/>
          <w:color w:val="410C01"/>
          <w:sz w:val="20"/>
          <w:szCs w:val="20"/>
        </w:rPr>
        <w:t xml:space="preserve">Before </w:t>
      </w:r>
      <w:r w:rsidR="00EB5C15">
        <w:rPr>
          <w:rFonts w:ascii="Sylfaen" w:hAnsi="Sylfaen"/>
          <w:color w:val="410C01"/>
          <w:sz w:val="20"/>
          <w:szCs w:val="20"/>
        </w:rPr>
        <w:t xml:space="preserve">proceeding </w:t>
      </w:r>
      <w:r w:rsidR="00106792">
        <w:rPr>
          <w:rFonts w:ascii="Sylfaen" w:hAnsi="Sylfaen"/>
          <w:color w:val="410C01"/>
          <w:sz w:val="20"/>
          <w:szCs w:val="20"/>
        </w:rPr>
        <w:t xml:space="preserve">to </w:t>
      </w:r>
      <w:r>
        <w:rPr>
          <w:rFonts w:ascii="Sylfaen" w:hAnsi="Sylfaen"/>
          <w:color w:val="410C01"/>
          <w:sz w:val="20"/>
          <w:szCs w:val="20"/>
        </w:rPr>
        <w:t>the experiment, p</w:t>
      </w:r>
      <w:r w:rsidR="00215D85">
        <w:rPr>
          <w:rFonts w:ascii="Sylfaen" w:hAnsi="Sylfaen"/>
          <w:color w:val="410C01"/>
          <w:sz w:val="20"/>
          <w:szCs w:val="20"/>
        </w:rPr>
        <w:t xml:space="preserve">articipants were asked to </w:t>
      </w:r>
      <w:r w:rsidR="002D64E0">
        <w:rPr>
          <w:rFonts w:ascii="Sylfaen" w:hAnsi="Sylfaen"/>
          <w:color w:val="410C01"/>
          <w:sz w:val="20"/>
          <w:szCs w:val="20"/>
        </w:rPr>
        <w:t xml:space="preserve">self-report </w:t>
      </w:r>
      <w:r w:rsidR="00215D85">
        <w:rPr>
          <w:rFonts w:ascii="Sylfaen" w:hAnsi="Sylfaen"/>
          <w:color w:val="410C01"/>
          <w:sz w:val="20"/>
          <w:szCs w:val="20"/>
        </w:rPr>
        <w:t>confirm</w:t>
      </w:r>
      <w:r w:rsidR="002D64E0">
        <w:rPr>
          <w:rFonts w:ascii="Sylfaen" w:hAnsi="Sylfaen"/>
          <w:color w:val="410C01"/>
          <w:sz w:val="20"/>
          <w:szCs w:val="20"/>
        </w:rPr>
        <w:t>ation</w:t>
      </w:r>
      <w:r w:rsidR="00215D85">
        <w:rPr>
          <w:rFonts w:ascii="Sylfaen" w:hAnsi="Sylfaen"/>
          <w:color w:val="410C01"/>
          <w:sz w:val="20"/>
          <w:szCs w:val="20"/>
        </w:rPr>
        <w:t xml:space="preserve"> that they </w:t>
      </w:r>
      <w:r>
        <w:rPr>
          <w:rFonts w:ascii="Sylfaen" w:hAnsi="Sylfaen"/>
          <w:color w:val="410C01"/>
          <w:sz w:val="20"/>
          <w:szCs w:val="20"/>
        </w:rPr>
        <w:t>spoke United States English most of the time before they were ten years of age</w:t>
      </w:r>
      <w:r w:rsidR="00EB5C15">
        <w:rPr>
          <w:rFonts w:ascii="Sylfaen" w:hAnsi="Sylfaen"/>
          <w:color w:val="410C01"/>
          <w:sz w:val="20"/>
          <w:szCs w:val="20"/>
        </w:rPr>
        <w:t xml:space="preserve">. </w:t>
      </w:r>
      <w:r w:rsidR="002D64E0">
        <w:rPr>
          <w:rFonts w:ascii="Sylfaen" w:hAnsi="Sylfaen"/>
          <w:color w:val="410C01"/>
          <w:sz w:val="20"/>
          <w:szCs w:val="20"/>
        </w:rPr>
        <w:t>The p</w:t>
      </w:r>
      <w:r w:rsidR="00EB5C15">
        <w:rPr>
          <w:rFonts w:ascii="Sylfaen" w:hAnsi="Sylfaen"/>
          <w:color w:val="410C01"/>
          <w:sz w:val="20"/>
          <w:szCs w:val="20"/>
        </w:rPr>
        <w:t xml:space="preserve">articipants were instructed to complete </w:t>
      </w:r>
      <w:r>
        <w:rPr>
          <w:rFonts w:ascii="Sylfaen" w:hAnsi="Sylfaen"/>
          <w:color w:val="410C01"/>
          <w:sz w:val="20"/>
          <w:szCs w:val="20"/>
        </w:rPr>
        <w:t>the study in</w:t>
      </w:r>
      <w:r w:rsidR="00EB5C15">
        <w:rPr>
          <w:rFonts w:ascii="Sylfaen" w:hAnsi="Sylfaen"/>
          <w:color w:val="410C01"/>
          <w:sz w:val="20"/>
          <w:szCs w:val="20"/>
        </w:rPr>
        <w:t xml:space="preserve"> one sitting,</w:t>
      </w:r>
      <w:r>
        <w:rPr>
          <w:rFonts w:ascii="Sylfaen" w:hAnsi="Sylfaen"/>
          <w:color w:val="410C01"/>
          <w:sz w:val="20"/>
          <w:szCs w:val="20"/>
        </w:rPr>
        <w:t xml:space="preserve"> </w:t>
      </w:r>
      <w:r w:rsidR="00106792">
        <w:rPr>
          <w:rFonts w:ascii="Sylfaen" w:hAnsi="Sylfaen"/>
          <w:color w:val="410C01"/>
          <w:sz w:val="20"/>
          <w:szCs w:val="20"/>
        </w:rPr>
        <w:t xml:space="preserve">in </w:t>
      </w:r>
      <w:r>
        <w:rPr>
          <w:rFonts w:ascii="Sylfaen" w:hAnsi="Sylfaen"/>
          <w:color w:val="410C01"/>
          <w:sz w:val="20"/>
          <w:szCs w:val="20"/>
        </w:rPr>
        <w:t xml:space="preserve">a quiet room with minimal distractions. </w:t>
      </w:r>
      <w:r w:rsidR="00106792">
        <w:rPr>
          <w:rFonts w:ascii="Sylfaen" w:hAnsi="Sylfaen"/>
          <w:color w:val="410C01"/>
          <w:sz w:val="20"/>
          <w:szCs w:val="20"/>
        </w:rPr>
        <w:t>They were informed that they could not take the experiment multiple times or reload the experiment and were provided with reasons their work could be rejected</w:t>
      </w:r>
      <w:r w:rsidR="00D35E0F">
        <w:rPr>
          <w:rFonts w:ascii="Sylfaen" w:hAnsi="Sylfaen"/>
          <w:color w:val="410C01"/>
          <w:sz w:val="20"/>
          <w:szCs w:val="20"/>
        </w:rPr>
        <w:t>. Each participant was provided with the</w:t>
      </w:r>
      <w:r w:rsidR="00106792">
        <w:rPr>
          <w:rFonts w:ascii="Sylfaen" w:hAnsi="Sylfaen"/>
          <w:color w:val="410C01"/>
          <w:sz w:val="20"/>
          <w:szCs w:val="20"/>
        </w:rPr>
        <w:t xml:space="preserve"> participant consent </w:t>
      </w:r>
      <w:r w:rsidR="00397A41">
        <w:rPr>
          <w:rFonts w:ascii="Sylfaen" w:hAnsi="Sylfaen"/>
          <w:color w:val="410C01"/>
          <w:sz w:val="20"/>
          <w:szCs w:val="20"/>
        </w:rPr>
        <w:t>form and</w:t>
      </w:r>
      <w:r w:rsidR="00D35E0F">
        <w:rPr>
          <w:rFonts w:ascii="Sylfaen" w:hAnsi="Sylfaen"/>
          <w:color w:val="410C01"/>
          <w:sz w:val="20"/>
          <w:szCs w:val="20"/>
        </w:rPr>
        <w:t xml:space="preserve"> were required to </w:t>
      </w:r>
      <w:r w:rsidR="00106792">
        <w:rPr>
          <w:rFonts w:ascii="Sylfaen" w:hAnsi="Sylfaen"/>
          <w:color w:val="410C01"/>
          <w:sz w:val="20"/>
          <w:szCs w:val="20"/>
        </w:rPr>
        <w:t>agree to proceed</w:t>
      </w:r>
      <w:r w:rsidR="00D35E0F">
        <w:rPr>
          <w:rFonts w:ascii="Sylfaen" w:hAnsi="Sylfaen"/>
          <w:color w:val="410C01"/>
          <w:sz w:val="20"/>
          <w:szCs w:val="20"/>
        </w:rPr>
        <w:t xml:space="preserve"> with</w:t>
      </w:r>
      <w:r w:rsidR="00106792">
        <w:rPr>
          <w:rFonts w:ascii="Sylfaen" w:hAnsi="Sylfaen"/>
          <w:color w:val="410C01"/>
          <w:sz w:val="20"/>
          <w:szCs w:val="20"/>
        </w:rPr>
        <w:t xml:space="preserve"> the experiment.</w:t>
      </w:r>
      <w:r w:rsidR="0053412D">
        <w:rPr>
          <w:rFonts w:ascii="Sylfaen" w:hAnsi="Sylfaen"/>
          <w:color w:val="410C01"/>
          <w:sz w:val="20"/>
          <w:szCs w:val="20"/>
        </w:rPr>
        <w:t xml:space="preserve"> For all the provided instructions, please see </w:t>
      </w:r>
      <w:r w:rsidR="0053412D" w:rsidRPr="0053412D">
        <w:rPr>
          <w:rFonts w:ascii="Sylfaen" w:hAnsi="Sylfaen"/>
          <w:i/>
          <w:iCs/>
          <w:color w:val="410C01"/>
          <w:sz w:val="20"/>
          <w:szCs w:val="20"/>
        </w:rPr>
        <w:t>Appendix C.</w:t>
      </w:r>
    </w:p>
    <w:p w14:paraId="5B45C0CA" w14:textId="09599CE6" w:rsidR="00EB5C15" w:rsidRDefault="00106792" w:rsidP="00D86024">
      <w:pPr>
        <w:rPr>
          <w:rFonts w:ascii="Sylfaen" w:hAnsi="Sylfaen"/>
          <w:color w:val="410C01"/>
          <w:sz w:val="20"/>
          <w:szCs w:val="20"/>
        </w:rPr>
      </w:pPr>
      <w:r>
        <w:rPr>
          <w:rFonts w:ascii="Sylfaen" w:hAnsi="Sylfaen"/>
          <w:color w:val="410C01"/>
          <w:sz w:val="20"/>
          <w:szCs w:val="20"/>
        </w:rPr>
        <w:t>Additionally, participants</w:t>
      </w:r>
      <w:r w:rsidR="00EB5C15">
        <w:rPr>
          <w:rFonts w:ascii="Sylfaen" w:hAnsi="Sylfaen"/>
          <w:color w:val="410C01"/>
          <w:sz w:val="20"/>
          <w:szCs w:val="20"/>
        </w:rPr>
        <w:t xml:space="preserve"> were</w:t>
      </w:r>
      <w:r w:rsidR="00D422C6">
        <w:rPr>
          <w:rFonts w:ascii="Sylfaen" w:hAnsi="Sylfaen"/>
          <w:color w:val="410C01"/>
          <w:sz w:val="20"/>
          <w:szCs w:val="20"/>
        </w:rPr>
        <w:t xml:space="preserve"> informed that over-</w:t>
      </w:r>
      <w:proofErr w:type="spellStart"/>
      <w:r w:rsidR="00D422C6">
        <w:rPr>
          <w:rFonts w:ascii="Sylfaen" w:hAnsi="Sylfaen"/>
          <w:color w:val="410C01"/>
          <w:sz w:val="20"/>
          <w:szCs w:val="20"/>
        </w:rPr>
        <w:t>ear</w:t>
      </w:r>
      <w:proofErr w:type="spellEnd"/>
      <w:r w:rsidR="00D422C6">
        <w:rPr>
          <w:rFonts w:ascii="Sylfaen" w:hAnsi="Sylfaen"/>
          <w:color w:val="410C01"/>
          <w:sz w:val="20"/>
          <w:szCs w:val="20"/>
        </w:rPr>
        <w:t xml:space="preserve"> or in-ear speakers (e.g., headphones) would be necessary for this experiment,</w:t>
      </w:r>
      <w:r w:rsidR="002D64E0">
        <w:rPr>
          <w:rFonts w:ascii="Sylfaen" w:hAnsi="Sylfaen"/>
          <w:color w:val="410C01"/>
          <w:sz w:val="20"/>
          <w:szCs w:val="20"/>
        </w:rPr>
        <w:t xml:space="preserve"> as</w:t>
      </w:r>
      <w:r w:rsidR="00D422C6">
        <w:rPr>
          <w:rFonts w:ascii="Sylfaen" w:hAnsi="Sylfaen"/>
          <w:color w:val="410C01"/>
          <w:sz w:val="20"/>
          <w:szCs w:val="20"/>
        </w:rPr>
        <w:t xml:space="preserve"> oppose</w:t>
      </w:r>
      <w:r w:rsidR="002D64E0">
        <w:rPr>
          <w:rFonts w:ascii="Sylfaen" w:hAnsi="Sylfaen"/>
          <w:color w:val="410C01"/>
          <w:sz w:val="20"/>
          <w:szCs w:val="20"/>
        </w:rPr>
        <w:t>d</w:t>
      </w:r>
      <w:r w:rsidR="00D422C6">
        <w:rPr>
          <w:rFonts w:ascii="Sylfaen" w:hAnsi="Sylfaen"/>
          <w:color w:val="410C01"/>
          <w:sz w:val="20"/>
          <w:szCs w:val="20"/>
        </w:rPr>
        <w:t xml:space="preserve"> to external speakers (e.g., laptop speakers). </w:t>
      </w:r>
      <w:r w:rsidR="00EB5C15">
        <w:rPr>
          <w:rFonts w:ascii="Sylfaen" w:hAnsi="Sylfaen"/>
          <w:color w:val="410C01"/>
          <w:sz w:val="20"/>
          <w:szCs w:val="20"/>
        </w:rPr>
        <w:t>These instructions were followed by a 6-trial 3-AFC tone comparison task (Woods et al., 2017) to confirm that participants were using proper, functional hardware. To continue to the experiment, participants were required to correctly identify the softest tone in five of the six trials.</w:t>
      </w:r>
      <w:r w:rsidR="0053412D">
        <w:rPr>
          <w:rFonts w:ascii="Sylfaen" w:hAnsi="Sylfaen"/>
          <w:color w:val="410C01"/>
          <w:sz w:val="20"/>
          <w:szCs w:val="20"/>
        </w:rPr>
        <w:t xml:space="preserve"> </w:t>
      </w:r>
    </w:p>
    <w:p w14:paraId="326422A8" w14:textId="4CF235DC" w:rsidR="001B12A6" w:rsidRPr="009D300A" w:rsidRDefault="001B12A6" w:rsidP="001B12A6">
      <w:pPr>
        <w:rPr>
          <w:rFonts w:ascii="Sylfaen" w:hAnsi="Sylfaen"/>
          <w:i/>
          <w:iCs/>
          <w:color w:val="410C01"/>
          <w:sz w:val="20"/>
          <w:szCs w:val="20"/>
        </w:rPr>
      </w:pPr>
      <w:r w:rsidRPr="009D300A">
        <w:rPr>
          <w:rFonts w:ascii="Sylfaen" w:hAnsi="Sylfaen"/>
          <w:i/>
          <w:iCs/>
          <w:color w:val="410C01"/>
          <w:sz w:val="20"/>
          <w:szCs w:val="20"/>
        </w:rPr>
        <w:t xml:space="preserve">Data Collection </w:t>
      </w:r>
    </w:p>
    <w:p w14:paraId="59C4A6D7" w14:textId="1A59052F" w:rsidR="002049E3" w:rsidRDefault="004E2224" w:rsidP="00D86024">
      <w:pPr>
        <w:rPr>
          <w:rFonts w:ascii="Sylfaen" w:hAnsi="Sylfaen"/>
          <w:color w:val="410C01"/>
          <w:sz w:val="20"/>
          <w:szCs w:val="20"/>
        </w:rPr>
      </w:pPr>
      <w:r>
        <w:rPr>
          <w:rFonts w:ascii="Sylfaen" w:hAnsi="Sylfaen"/>
          <w:color w:val="410C01"/>
          <w:sz w:val="20"/>
          <w:szCs w:val="20"/>
        </w:rPr>
        <w:lastRenderedPageBreak/>
        <w:t xml:space="preserve">A total of 131 participants engaged with this study on Prolific. Of these participants, </w:t>
      </w:r>
      <w:r w:rsidR="00081C3D">
        <w:rPr>
          <w:rFonts w:ascii="Sylfaen" w:hAnsi="Sylfaen"/>
          <w:color w:val="410C01"/>
          <w:sz w:val="20"/>
          <w:szCs w:val="20"/>
        </w:rPr>
        <w:t xml:space="preserve">48.85% (n = </w:t>
      </w:r>
      <w:r>
        <w:rPr>
          <w:rFonts w:ascii="Sylfaen" w:hAnsi="Sylfaen"/>
          <w:color w:val="410C01"/>
          <w:sz w:val="20"/>
          <w:szCs w:val="20"/>
        </w:rPr>
        <w:t>64</w:t>
      </w:r>
      <w:r w:rsidR="00081C3D">
        <w:rPr>
          <w:rFonts w:ascii="Sylfaen" w:hAnsi="Sylfaen"/>
          <w:color w:val="410C01"/>
          <w:sz w:val="20"/>
          <w:szCs w:val="20"/>
        </w:rPr>
        <w:t>)</w:t>
      </w:r>
      <w:r>
        <w:rPr>
          <w:rFonts w:ascii="Sylfaen" w:hAnsi="Sylfaen"/>
          <w:color w:val="410C01"/>
          <w:sz w:val="20"/>
          <w:szCs w:val="20"/>
        </w:rPr>
        <w:t xml:space="preserve"> completed the experiment. 6</w:t>
      </w:r>
      <w:r w:rsidR="00081C3D">
        <w:rPr>
          <w:rFonts w:ascii="Sylfaen" w:hAnsi="Sylfaen"/>
          <w:color w:val="410C01"/>
          <w:sz w:val="20"/>
          <w:szCs w:val="20"/>
        </w:rPr>
        <w:t>7</w:t>
      </w:r>
      <w:r>
        <w:rPr>
          <w:rFonts w:ascii="Sylfaen" w:hAnsi="Sylfaen"/>
          <w:color w:val="410C01"/>
          <w:sz w:val="20"/>
          <w:szCs w:val="20"/>
        </w:rPr>
        <w:t xml:space="preserve"> participants requested to take the </w:t>
      </w:r>
      <w:r w:rsidR="002049E3">
        <w:rPr>
          <w:rFonts w:ascii="Sylfaen" w:hAnsi="Sylfaen"/>
          <w:color w:val="410C01"/>
          <w:sz w:val="20"/>
          <w:szCs w:val="20"/>
        </w:rPr>
        <w:t>experiment but</w:t>
      </w:r>
      <w:r>
        <w:rPr>
          <w:rFonts w:ascii="Sylfaen" w:hAnsi="Sylfaen"/>
          <w:color w:val="410C01"/>
          <w:sz w:val="20"/>
          <w:szCs w:val="20"/>
        </w:rPr>
        <w:t xml:space="preserve"> </w:t>
      </w:r>
      <w:r w:rsidR="002049E3">
        <w:rPr>
          <w:rFonts w:ascii="Sylfaen" w:hAnsi="Sylfaen"/>
          <w:color w:val="410C01"/>
          <w:sz w:val="20"/>
          <w:szCs w:val="20"/>
        </w:rPr>
        <w:t xml:space="preserve">decided not to complete it. </w:t>
      </w:r>
      <w:r w:rsidR="00081C3D">
        <w:rPr>
          <w:rFonts w:ascii="Sylfaen" w:hAnsi="Sylfaen"/>
          <w:color w:val="410C01"/>
          <w:sz w:val="20"/>
          <w:szCs w:val="20"/>
        </w:rPr>
        <w:t>This low completion rate</w:t>
      </w:r>
      <w:r w:rsidR="002049E3">
        <w:rPr>
          <w:rFonts w:ascii="Sylfaen" w:hAnsi="Sylfaen"/>
          <w:color w:val="410C01"/>
          <w:sz w:val="20"/>
          <w:szCs w:val="20"/>
        </w:rPr>
        <w:t xml:space="preserve"> may be </w:t>
      </w:r>
      <w:r w:rsidR="00081C3D">
        <w:rPr>
          <w:rFonts w:ascii="Sylfaen" w:hAnsi="Sylfaen"/>
          <w:color w:val="410C01"/>
          <w:sz w:val="20"/>
          <w:szCs w:val="20"/>
        </w:rPr>
        <w:t xml:space="preserve">due participants </w:t>
      </w:r>
      <w:r w:rsidR="002049E3">
        <w:rPr>
          <w:rFonts w:ascii="Sylfaen" w:hAnsi="Sylfaen"/>
          <w:color w:val="410C01"/>
          <w:sz w:val="20"/>
          <w:szCs w:val="20"/>
        </w:rPr>
        <w:t>regard</w:t>
      </w:r>
      <w:r w:rsidR="00081C3D">
        <w:rPr>
          <w:rFonts w:ascii="Sylfaen" w:hAnsi="Sylfaen"/>
          <w:color w:val="410C01"/>
          <w:sz w:val="20"/>
          <w:szCs w:val="20"/>
        </w:rPr>
        <w:t>ing the task</w:t>
      </w:r>
      <w:r w:rsidR="002049E3">
        <w:rPr>
          <w:rFonts w:ascii="Sylfaen" w:hAnsi="Sylfaen"/>
          <w:color w:val="410C01"/>
          <w:sz w:val="20"/>
          <w:szCs w:val="20"/>
        </w:rPr>
        <w:t xml:space="preserve"> as too difficult for the reward, </w:t>
      </w:r>
      <w:r w:rsidR="00081C3D">
        <w:rPr>
          <w:rFonts w:ascii="Sylfaen" w:hAnsi="Sylfaen"/>
          <w:color w:val="410C01"/>
          <w:sz w:val="20"/>
          <w:szCs w:val="20"/>
        </w:rPr>
        <w:t xml:space="preserve">losing </w:t>
      </w:r>
      <w:r w:rsidR="002049E3">
        <w:rPr>
          <w:rFonts w:ascii="Sylfaen" w:hAnsi="Sylfaen"/>
          <w:color w:val="410C01"/>
          <w:sz w:val="20"/>
          <w:szCs w:val="20"/>
        </w:rPr>
        <w:t>interest in the task, or fail</w:t>
      </w:r>
      <w:r w:rsidR="00081C3D">
        <w:rPr>
          <w:rFonts w:ascii="Sylfaen" w:hAnsi="Sylfaen"/>
          <w:color w:val="410C01"/>
          <w:sz w:val="20"/>
          <w:szCs w:val="20"/>
        </w:rPr>
        <w:t>ing</w:t>
      </w:r>
      <w:r w:rsidR="002049E3">
        <w:rPr>
          <w:rFonts w:ascii="Sylfaen" w:hAnsi="Sylfaen"/>
          <w:color w:val="410C01"/>
          <w:sz w:val="20"/>
          <w:szCs w:val="20"/>
        </w:rPr>
        <w:t xml:space="preserve"> the 3-AFC equipment </w:t>
      </w:r>
      <w:r w:rsidR="00081C3D">
        <w:rPr>
          <w:rFonts w:ascii="Sylfaen" w:hAnsi="Sylfaen"/>
          <w:color w:val="410C01"/>
          <w:sz w:val="20"/>
          <w:szCs w:val="20"/>
        </w:rPr>
        <w:t>check</w:t>
      </w:r>
      <w:r w:rsidR="002049E3">
        <w:rPr>
          <w:rFonts w:ascii="Sylfaen" w:hAnsi="Sylfaen"/>
          <w:color w:val="410C01"/>
          <w:sz w:val="20"/>
          <w:szCs w:val="20"/>
        </w:rPr>
        <w:t xml:space="preserve">. 1 participant was excluded because they failed to complete the experiment in 56 minutes, the maximum time allotted by Prolific based on our estimated completion time of 15 minutes. </w:t>
      </w:r>
      <w:r w:rsidR="00081C3D">
        <w:rPr>
          <w:rFonts w:ascii="Sylfaen" w:hAnsi="Sylfaen"/>
          <w:color w:val="410C01"/>
          <w:sz w:val="20"/>
          <w:szCs w:val="20"/>
        </w:rPr>
        <w:t xml:space="preserve">Additionally, </w:t>
      </w:r>
      <w:r w:rsidR="001B12A6">
        <w:rPr>
          <w:rFonts w:ascii="Sylfaen" w:hAnsi="Sylfaen"/>
          <w:color w:val="410C01"/>
          <w:sz w:val="20"/>
          <w:szCs w:val="20"/>
        </w:rPr>
        <w:t xml:space="preserve">1 participant </w:t>
      </w:r>
      <w:r w:rsidR="002049E3">
        <w:rPr>
          <w:rFonts w:ascii="Sylfaen" w:hAnsi="Sylfaen"/>
          <w:color w:val="410C01"/>
          <w:sz w:val="20"/>
          <w:szCs w:val="20"/>
        </w:rPr>
        <w:t xml:space="preserve">contacted us and </w:t>
      </w:r>
      <w:r w:rsidR="001B12A6">
        <w:rPr>
          <w:rFonts w:ascii="Sylfaen" w:hAnsi="Sylfaen"/>
          <w:color w:val="410C01"/>
          <w:sz w:val="20"/>
          <w:szCs w:val="20"/>
        </w:rPr>
        <w:t>was excluded due to</w:t>
      </w:r>
      <w:r w:rsidR="002049E3">
        <w:rPr>
          <w:rFonts w:ascii="Sylfaen" w:hAnsi="Sylfaen"/>
          <w:color w:val="410C01"/>
          <w:sz w:val="20"/>
          <w:szCs w:val="20"/>
        </w:rPr>
        <w:t xml:space="preserve"> a</w:t>
      </w:r>
      <w:r w:rsidR="001B12A6">
        <w:rPr>
          <w:rFonts w:ascii="Sylfaen" w:hAnsi="Sylfaen"/>
          <w:color w:val="410C01"/>
          <w:sz w:val="20"/>
          <w:szCs w:val="20"/>
        </w:rPr>
        <w:t xml:space="preserve"> technical malfunction that </w:t>
      </w:r>
      <w:r w:rsidR="00081C3D">
        <w:rPr>
          <w:rFonts w:ascii="Sylfaen" w:hAnsi="Sylfaen"/>
          <w:color w:val="410C01"/>
          <w:sz w:val="20"/>
          <w:szCs w:val="20"/>
        </w:rPr>
        <w:t>inhibited</w:t>
      </w:r>
      <w:r w:rsidR="001B12A6">
        <w:rPr>
          <w:rFonts w:ascii="Sylfaen" w:hAnsi="Sylfaen"/>
          <w:color w:val="410C01"/>
          <w:sz w:val="20"/>
          <w:szCs w:val="20"/>
        </w:rPr>
        <w:t xml:space="preserve"> them </w:t>
      </w:r>
      <w:r w:rsidR="00081C3D">
        <w:rPr>
          <w:rFonts w:ascii="Sylfaen" w:hAnsi="Sylfaen"/>
          <w:color w:val="410C01"/>
          <w:sz w:val="20"/>
          <w:szCs w:val="20"/>
        </w:rPr>
        <w:t>from</w:t>
      </w:r>
      <w:r w:rsidR="001B12A6">
        <w:rPr>
          <w:rFonts w:ascii="Sylfaen" w:hAnsi="Sylfaen"/>
          <w:color w:val="410C01"/>
          <w:sz w:val="20"/>
          <w:szCs w:val="20"/>
        </w:rPr>
        <w:t xml:space="preserve"> </w:t>
      </w:r>
      <w:r w:rsidR="00081C3D">
        <w:rPr>
          <w:rFonts w:ascii="Sylfaen" w:hAnsi="Sylfaen"/>
          <w:color w:val="410C01"/>
          <w:sz w:val="20"/>
          <w:szCs w:val="20"/>
        </w:rPr>
        <w:t>beginning</w:t>
      </w:r>
      <w:r w:rsidR="001B12A6">
        <w:rPr>
          <w:rFonts w:ascii="Sylfaen" w:hAnsi="Sylfaen"/>
          <w:color w:val="410C01"/>
          <w:sz w:val="20"/>
          <w:szCs w:val="20"/>
        </w:rPr>
        <w:t xml:space="preserve"> the experiment. </w:t>
      </w:r>
    </w:p>
    <w:p w14:paraId="328D45CA" w14:textId="1F3F7937" w:rsidR="00215D85" w:rsidRDefault="00D86024" w:rsidP="00D86024">
      <w:pPr>
        <w:rPr>
          <w:rFonts w:ascii="Sylfaen" w:hAnsi="Sylfaen"/>
          <w:b/>
          <w:bCs/>
          <w:color w:val="410C01"/>
          <w:sz w:val="20"/>
          <w:szCs w:val="20"/>
        </w:rPr>
      </w:pPr>
      <w:r w:rsidRPr="00D86024">
        <w:rPr>
          <w:rFonts w:ascii="Sylfaen" w:hAnsi="Sylfaen"/>
          <w:b/>
          <w:bCs/>
          <w:color w:val="410C01"/>
          <w:sz w:val="20"/>
          <w:szCs w:val="20"/>
        </w:rPr>
        <w:t>Procedure</w:t>
      </w:r>
    </w:p>
    <w:p w14:paraId="1F633CAE" w14:textId="23BADFA5" w:rsidR="00C6429E" w:rsidRPr="00C6429E" w:rsidRDefault="00C6429E" w:rsidP="00D86024">
      <w:pPr>
        <w:rPr>
          <w:rFonts w:ascii="Sylfaen" w:hAnsi="Sylfaen"/>
          <w:color w:val="410C01"/>
          <w:sz w:val="20"/>
          <w:szCs w:val="20"/>
        </w:rPr>
      </w:pPr>
      <w:r>
        <w:rPr>
          <w:rFonts w:ascii="Sylfaen" w:hAnsi="Sylfaen"/>
          <w:color w:val="410C01"/>
          <w:sz w:val="20"/>
          <w:szCs w:val="20"/>
        </w:rPr>
        <w:t xml:space="preserve">Participants </w:t>
      </w:r>
      <w:r w:rsidR="00A548BE">
        <w:rPr>
          <w:rFonts w:ascii="Sylfaen" w:hAnsi="Sylfaen"/>
          <w:color w:val="410C01"/>
          <w:sz w:val="20"/>
          <w:szCs w:val="20"/>
        </w:rPr>
        <w:t>were intended to be assigned to one of the 64 counterbalanced lists. However</w:t>
      </w:r>
      <w:r w:rsidR="008C2954">
        <w:rPr>
          <w:rFonts w:ascii="Sylfaen" w:hAnsi="Sylfaen"/>
          <w:color w:val="410C01"/>
          <w:sz w:val="20"/>
          <w:szCs w:val="20"/>
        </w:rPr>
        <w:t>, some lists were assigned multiple participants</w:t>
      </w:r>
      <w:r w:rsidR="003C70AD">
        <w:rPr>
          <w:rFonts w:ascii="Sylfaen" w:hAnsi="Sylfaen"/>
          <w:color w:val="410C01"/>
          <w:sz w:val="20"/>
          <w:szCs w:val="20"/>
        </w:rPr>
        <w:t xml:space="preserve"> while </w:t>
      </w:r>
      <w:r w:rsidR="008C2954">
        <w:rPr>
          <w:rFonts w:ascii="Sylfaen" w:hAnsi="Sylfaen"/>
          <w:color w:val="410C01"/>
          <w:sz w:val="20"/>
          <w:szCs w:val="20"/>
        </w:rPr>
        <w:t>other</w:t>
      </w:r>
      <w:r w:rsidR="003C70AD">
        <w:rPr>
          <w:rFonts w:ascii="Sylfaen" w:hAnsi="Sylfaen"/>
          <w:color w:val="410C01"/>
          <w:sz w:val="20"/>
          <w:szCs w:val="20"/>
        </w:rPr>
        <w:t xml:space="preserve"> lists</w:t>
      </w:r>
      <w:r w:rsidR="008C2954">
        <w:rPr>
          <w:rFonts w:ascii="Sylfaen" w:hAnsi="Sylfaen"/>
          <w:color w:val="410C01"/>
          <w:sz w:val="20"/>
          <w:szCs w:val="20"/>
        </w:rPr>
        <w:t xml:space="preserve"> were assigned </w:t>
      </w:r>
      <w:r w:rsidR="003C70AD">
        <w:rPr>
          <w:rFonts w:ascii="Sylfaen" w:hAnsi="Sylfaen"/>
          <w:color w:val="410C01"/>
          <w:sz w:val="20"/>
          <w:szCs w:val="20"/>
        </w:rPr>
        <w:t>to no participants</w:t>
      </w:r>
      <w:r w:rsidR="008C2954">
        <w:rPr>
          <w:rFonts w:ascii="Sylfaen" w:hAnsi="Sylfaen"/>
          <w:color w:val="410C01"/>
          <w:sz w:val="20"/>
          <w:szCs w:val="20"/>
        </w:rPr>
        <w:t xml:space="preserve"> due to a technological </w:t>
      </w:r>
      <w:r w:rsidR="009D300A">
        <w:rPr>
          <w:rFonts w:ascii="Sylfaen" w:hAnsi="Sylfaen"/>
          <w:color w:val="410C01"/>
          <w:sz w:val="20"/>
          <w:szCs w:val="20"/>
        </w:rPr>
        <w:t>error during the Full Experiment</w:t>
      </w:r>
      <w:r w:rsidR="008C2954">
        <w:rPr>
          <w:rFonts w:ascii="Sylfaen" w:hAnsi="Sylfaen"/>
          <w:color w:val="410C01"/>
          <w:sz w:val="20"/>
          <w:szCs w:val="20"/>
        </w:rPr>
        <w:t>. A list of th</w:t>
      </w:r>
      <w:r w:rsidR="005F05DB">
        <w:rPr>
          <w:rFonts w:ascii="Sylfaen" w:hAnsi="Sylfaen"/>
          <w:color w:val="410C01"/>
          <w:sz w:val="20"/>
          <w:szCs w:val="20"/>
        </w:rPr>
        <w:t xml:space="preserve">e number of participants assigned to each </w:t>
      </w:r>
      <w:r w:rsidR="0053412D">
        <w:rPr>
          <w:rFonts w:ascii="Sylfaen" w:hAnsi="Sylfaen"/>
          <w:color w:val="410C01"/>
          <w:sz w:val="20"/>
          <w:szCs w:val="20"/>
        </w:rPr>
        <w:t>experiment version</w:t>
      </w:r>
      <w:r w:rsidR="005F05DB">
        <w:rPr>
          <w:rFonts w:ascii="Sylfaen" w:hAnsi="Sylfaen"/>
          <w:color w:val="410C01"/>
          <w:sz w:val="20"/>
          <w:szCs w:val="20"/>
        </w:rPr>
        <w:t xml:space="preserve"> </w:t>
      </w:r>
      <w:r w:rsidR="0053412D">
        <w:rPr>
          <w:rFonts w:ascii="Sylfaen" w:hAnsi="Sylfaen"/>
          <w:color w:val="410C01"/>
          <w:sz w:val="20"/>
          <w:szCs w:val="20"/>
        </w:rPr>
        <w:t>and were</w:t>
      </w:r>
      <w:r w:rsidR="005F05DB">
        <w:rPr>
          <w:rFonts w:ascii="Sylfaen" w:hAnsi="Sylfaen"/>
          <w:color w:val="410C01"/>
          <w:sz w:val="20"/>
          <w:szCs w:val="20"/>
        </w:rPr>
        <w:t xml:space="preserve"> included in the analysis is available in </w:t>
      </w:r>
      <w:r w:rsidR="005F05DB" w:rsidRPr="0053412D">
        <w:rPr>
          <w:rFonts w:ascii="Sylfaen" w:hAnsi="Sylfaen"/>
          <w:i/>
          <w:iCs/>
          <w:color w:val="410C01"/>
          <w:sz w:val="20"/>
          <w:szCs w:val="20"/>
        </w:rPr>
        <w:t>Appendix D</w:t>
      </w:r>
      <w:r w:rsidR="005F05DB">
        <w:rPr>
          <w:rFonts w:ascii="Sylfaen" w:hAnsi="Sylfaen"/>
          <w:color w:val="410C01"/>
          <w:sz w:val="20"/>
          <w:szCs w:val="20"/>
        </w:rPr>
        <w:t>.</w:t>
      </w:r>
      <w:r w:rsidR="008C2954">
        <w:rPr>
          <w:rFonts w:ascii="Sylfaen" w:hAnsi="Sylfaen"/>
          <w:color w:val="410C01"/>
          <w:sz w:val="20"/>
          <w:szCs w:val="20"/>
        </w:rPr>
        <w:t xml:space="preserve"> </w:t>
      </w:r>
    </w:p>
    <w:p w14:paraId="12CF1865" w14:textId="373F0691" w:rsidR="008E2EA9" w:rsidRPr="008E2EA9" w:rsidRDefault="008E2EA9" w:rsidP="00D35E0F">
      <w:pPr>
        <w:rPr>
          <w:rFonts w:ascii="Sylfaen" w:hAnsi="Sylfaen"/>
          <w:i/>
          <w:iCs/>
          <w:color w:val="410C01"/>
          <w:sz w:val="20"/>
          <w:szCs w:val="20"/>
        </w:rPr>
      </w:pPr>
      <w:r>
        <w:rPr>
          <w:rFonts w:ascii="Sylfaen" w:hAnsi="Sylfaen"/>
          <w:i/>
          <w:iCs/>
          <w:color w:val="410C01"/>
          <w:sz w:val="20"/>
          <w:szCs w:val="20"/>
        </w:rPr>
        <w:t>Practice Phase</w:t>
      </w:r>
    </w:p>
    <w:p w14:paraId="1FD7B32A" w14:textId="4254EAA9" w:rsidR="008C2954" w:rsidDel="005425B7" w:rsidRDefault="008E2EA9" w:rsidP="00D35E0F">
      <w:pPr>
        <w:rPr>
          <w:del w:id="25" w:author="Rachel Sabatello" w:date="2024-11-15T14:38:00Z" w16du:dateUtc="2024-11-15T19:38:00Z"/>
          <w:rFonts w:ascii="Sylfaen" w:hAnsi="Sylfaen"/>
          <w:color w:val="410C01"/>
          <w:sz w:val="20"/>
          <w:szCs w:val="20"/>
        </w:rPr>
      </w:pPr>
      <w:r>
        <w:rPr>
          <w:rFonts w:ascii="Sylfaen" w:hAnsi="Sylfaen"/>
          <w:color w:val="410C01"/>
          <w:sz w:val="20"/>
          <w:szCs w:val="20"/>
        </w:rPr>
        <w:t>After reading through the instructions, participants proceeded to the Practice Phase. This phase consisted of 4 filler trials</w:t>
      </w:r>
      <w:r w:rsidR="003C70AD">
        <w:rPr>
          <w:rFonts w:ascii="Sylfaen" w:hAnsi="Sylfaen"/>
          <w:color w:val="410C01"/>
          <w:sz w:val="20"/>
          <w:szCs w:val="20"/>
        </w:rPr>
        <w:t xml:space="preserve"> that did not reappear during the remainder of the experiment</w:t>
      </w:r>
      <w:r>
        <w:rPr>
          <w:rFonts w:ascii="Sylfaen" w:hAnsi="Sylfaen"/>
          <w:color w:val="410C01"/>
          <w:sz w:val="20"/>
          <w:szCs w:val="20"/>
        </w:rPr>
        <w:t xml:space="preserve">. Participants were instructed to perform </w:t>
      </w:r>
      <w:r w:rsidR="003C70AD">
        <w:rPr>
          <w:rFonts w:ascii="Sylfaen" w:hAnsi="Sylfaen"/>
          <w:color w:val="410C01"/>
          <w:sz w:val="20"/>
          <w:szCs w:val="20"/>
        </w:rPr>
        <w:t>a</w:t>
      </w:r>
      <w:r>
        <w:rPr>
          <w:rFonts w:ascii="Sylfaen" w:hAnsi="Sylfaen"/>
          <w:color w:val="410C01"/>
          <w:sz w:val="20"/>
          <w:szCs w:val="20"/>
        </w:rPr>
        <w:t xml:space="preserve"> lexical </w:t>
      </w:r>
      <w:r w:rsidR="003C70AD">
        <w:rPr>
          <w:rFonts w:ascii="Sylfaen" w:hAnsi="Sylfaen"/>
          <w:color w:val="410C01"/>
          <w:sz w:val="20"/>
          <w:szCs w:val="20"/>
        </w:rPr>
        <w:t>decision</w:t>
      </w:r>
      <w:r>
        <w:rPr>
          <w:rFonts w:ascii="Sylfaen" w:hAnsi="Sylfaen"/>
          <w:color w:val="410C01"/>
          <w:sz w:val="20"/>
          <w:szCs w:val="20"/>
        </w:rPr>
        <w:t xml:space="preserve"> task </w:t>
      </w:r>
      <w:r w:rsidR="003C70AD">
        <w:rPr>
          <w:rFonts w:ascii="Sylfaen" w:hAnsi="Sylfaen"/>
          <w:color w:val="410C01"/>
          <w:sz w:val="20"/>
          <w:szCs w:val="20"/>
        </w:rPr>
        <w:t xml:space="preserve">for </w:t>
      </w:r>
      <w:r w:rsidR="000001FE">
        <w:rPr>
          <w:rFonts w:ascii="Sylfaen" w:hAnsi="Sylfaen"/>
          <w:color w:val="410C01"/>
          <w:sz w:val="20"/>
          <w:szCs w:val="20"/>
        </w:rPr>
        <w:t>the</w:t>
      </w:r>
      <w:r w:rsidR="003C70AD">
        <w:rPr>
          <w:rFonts w:ascii="Sylfaen" w:hAnsi="Sylfaen"/>
          <w:color w:val="410C01"/>
          <w:sz w:val="20"/>
          <w:szCs w:val="20"/>
        </w:rPr>
        <w:t xml:space="preserve"> Attended</w:t>
      </w:r>
      <w:r>
        <w:rPr>
          <w:rFonts w:ascii="Sylfaen" w:hAnsi="Sylfaen"/>
          <w:color w:val="410C01"/>
          <w:sz w:val="20"/>
          <w:szCs w:val="20"/>
        </w:rPr>
        <w:t xml:space="preserve"> Talker by pressing either the “X” or “M” character on their keyboard. The Attended Talker and the response key mappings were kept consistent through both Practice and Exposure Phase. </w:t>
      </w:r>
      <w:r w:rsidR="00590219">
        <w:rPr>
          <w:rFonts w:ascii="Sylfaen" w:hAnsi="Sylfaen"/>
          <w:color w:val="410C01"/>
          <w:sz w:val="20"/>
          <w:szCs w:val="20"/>
        </w:rPr>
        <w:t>During the Practice Phase, p</w:t>
      </w:r>
      <w:r>
        <w:rPr>
          <w:rFonts w:ascii="Sylfaen" w:hAnsi="Sylfaen"/>
          <w:color w:val="410C01"/>
          <w:sz w:val="20"/>
          <w:szCs w:val="20"/>
        </w:rPr>
        <w:t xml:space="preserve">articipants were given feedback if they selected the correct response. </w:t>
      </w:r>
      <w:proofErr w:type="gramStart"/>
      <w:r>
        <w:rPr>
          <w:rFonts w:ascii="Sylfaen" w:hAnsi="Sylfaen"/>
          <w:color w:val="410C01"/>
          <w:sz w:val="20"/>
          <w:szCs w:val="20"/>
        </w:rPr>
        <w:t>In order to</w:t>
      </w:r>
      <w:proofErr w:type="gramEnd"/>
      <w:r>
        <w:rPr>
          <w:rFonts w:ascii="Sylfaen" w:hAnsi="Sylfaen"/>
          <w:color w:val="410C01"/>
          <w:sz w:val="20"/>
          <w:szCs w:val="20"/>
        </w:rPr>
        <w:t xml:space="preserve"> continue to the Exposure Phase, the participant had to </w:t>
      </w:r>
      <w:r w:rsidR="00542002">
        <w:rPr>
          <w:rFonts w:ascii="Sylfaen" w:hAnsi="Sylfaen"/>
          <w:color w:val="410C01"/>
          <w:sz w:val="20"/>
          <w:szCs w:val="20"/>
        </w:rPr>
        <w:t xml:space="preserve">correctly </w:t>
      </w:r>
      <w:r>
        <w:rPr>
          <w:rFonts w:ascii="Sylfaen" w:hAnsi="Sylfaen"/>
          <w:color w:val="410C01"/>
          <w:sz w:val="20"/>
          <w:szCs w:val="20"/>
        </w:rPr>
        <w:t xml:space="preserve">respond to all four filler trials consecutively. </w:t>
      </w:r>
    </w:p>
    <w:p w14:paraId="621F2FC1" w14:textId="77777777" w:rsidR="00D22A8B" w:rsidDel="005425B7" w:rsidRDefault="00D22A8B" w:rsidP="00D35E0F">
      <w:pPr>
        <w:rPr>
          <w:del w:id="26" w:author="Rachel Sabatello" w:date="2024-11-15T14:38:00Z" w16du:dateUtc="2024-11-15T19:38:00Z"/>
          <w:rFonts w:ascii="Sylfaen" w:hAnsi="Sylfaen"/>
          <w:i/>
          <w:iCs/>
          <w:color w:val="410C01"/>
          <w:sz w:val="20"/>
          <w:szCs w:val="20"/>
        </w:rPr>
      </w:pPr>
    </w:p>
    <w:p w14:paraId="4DF31880" w14:textId="77777777" w:rsidR="00D22A8B" w:rsidDel="005425B7" w:rsidRDefault="00D22A8B" w:rsidP="00D35E0F">
      <w:pPr>
        <w:rPr>
          <w:del w:id="27" w:author="Rachel Sabatello" w:date="2024-11-15T14:38:00Z" w16du:dateUtc="2024-11-15T19:38:00Z"/>
          <w:rFonts w:ascii="Sylfaen" w:hAnsi="Sylfaen"/>
          <w:i/>
          <w:iCs/>
          <w:color w:val="410C01"/>
          <w:sz w:val="20"/>
          <w:szCs w:val="20"/>
        </w:rPr>
      </w:pPr>
    </w:p>
    <w:p w14:paraId="6D041DFF" w14:textId="77777777" w:rsidR="00D22A8B" w:rsidDel="005425B7" w:rsidRDefault="00D22A8B" w:rsidP="00D35E0F">
      <w:pPr>
        <w:rPr>
          <w:del w:id="28" w:author="Rachel Sabatello" w:date="2024-11-15T14:38:00Z" w16du:dateUtc="2024-11-15T19:38:00Z"/>
          <w:rFonts w:ascii="Sylfaen" w:hAnsi="Sylfaen"/>
          <w:i/>
          <w:iCs/>
          <w:color w:val="410C01"/>
          <w:sz w:val="20"/>
          <w:szCs w:val="20"/>
        </w:rPr>
      </w:pPr>
    </w:p>
    <w:p w14:paraId="6127E890" w14:textId="77777777" w:rsidR="00D22A8B" w:rsidRDefault="00D22A8B" w:rsidP="00D35E0F">
      <w:pPr>
        <w:rPr>
          <w:rFonts w:ascii="Sylfaen" w:hAnsi="Sylfaen"/>
          <w:i/>
          <w:iCs/>
          <w:color w:val="410C01"/>
          <w:sz w:val="20"/>
          <w:szCs w:val="20"/>
        </w:rPr>
      </w:pPr>
    </w:p>
    <w:p w14:paraId="2F7B51E0" w14:textId="2F1C063C" w:rsidR="00D22A8B" w:rsidRDefault="008E2EA9" w:rsidP="00D35E0F">
      <w:pPr>
        <w:rPr>
          <w:rFonts w:ascii="Sylfaen" w:hAnsi="Sylfaen"/>
          <w:i/>
          <w:iCs/>
          <w:color w:val="410C01"/>
          <w:sz w:val="20"/>
          <w:szCs w:val="20"/>
        </w:rPr>
      </w:pPr>
      <w:r>
        <w:rPr>
          <w:rFonts w:ascii="Sylfaen" w:hAnsi="Sylfaen"/>
          <w:i/>
          <w:iCs/>
          <w:color w:val="410C01"/>
          <w:sz w:val="20"/>
          <w:szCs w:val="20"/>
        </w:rPr>
        <w:t>Exposure Phase</w:t>
      </w:r>
    </w:p>
    <w:p w14:paraId="557D95AF" w14:textId="2900CB67" w:rsidR="00D22A8B" w:rsidRPr="00D22A8B" w:rsidRDefault="00D22A8B" w:rsidP="00D35E0F">
      <w:pPr>
        <w:rPr>
          <w:rFonts w:ascii="Sylfaen" w:hAnsi="Sylfaen"/>
          <w:color w:val="410C01"/>
          <w:sz w:val="20"/>
          <w:szCs w:val="20"/>
        </w:rPr>
      </w:pPr>
      <w:r>
        <w:rPr>
          <w:rFonts w:ascii="Sylfaen" w:hAnsi="Sylfaen"/>
          <w:i/>
          <w:iCs/>
          <w:noProof/>
          <w:color w:val="410C01"/>
          <w:sz w:val="20"/>
          <w:szCs w:val="20"/>
        </w:rPr>
        <mc:AlternateContent>
          <mc:Choice Requires="wps">
            <w:drawing>
              <wp:anchor distT="0" distB="0" distL="114300" distR="114300" simplePos="0" relativeHeight="251747328" behindDoc="0" locked="0" layoutInCell="1" allowOverlap="1" wp14:anchorId="33D7F7B7" wp14:editId="56168CDA">
                <wp:simplePos x="0" y="0"/>
                <wp:positionH relativeFrom="margin">
                  <wp:posOffset>63500</wp:posOffset>
                </wp:positionH>
                <wp:positionV relativeFrom="paragraph">
                  <wp:posOffset>2979420</wp:posOffset>
                </wp:positionV>
                <wp:extent cx="5899785" cy="900430"/>
                <wp:effectExtent l="0" t="0" r="5715" b="13970"/>
                <wp:wrapTopAndBottom/>
                <wp:docPr id="822132040" name="Text Box 4">
                  <a:extLst xmlns:a="http://schemas.openxmlformats.org/drawingml/2006/main">
                    <a:ext uri="{FF2B5EF4-FFF2-40B4-BE49-F238E27FC236}">
                      <a16:creationId xmlns:a16="http://schemas.microsoft.com/office/drawing/2014/main" id="{740C8EDC-3B1F-7E67-ABA6-2DE5683C7A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n S or Sh</w:t>
                            </w:r>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wps:txbx>
                      <wps:bodyPr vert="horz" wrap="square" lIns="0" tIns="0" rIns="0" bIns="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F7B7" id="Text Box 4" o:spid="_x0000_s1036" type="#_x0000_t202" style="position:absolute;margin-left:5pt;margin-top:234.6pt;width:464.55pt;height:70.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" filled="f" stroked="f">
                <v:textbox inset="0,0,0,0">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n S or Sh</w:t>
                      </w:r>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v:textbox>
                <w10:wrap type="topAndBottom" anchorx="margin"/>
              </v:shape>
            </w:pict>
          </mc:Fallback>
        </mc:AlternateContent>
      </w:r>
      <w:r w:rsidRPr="00383E70">
        <w:rPr>
          <w:rFonts w:ascii="Sylfaen" w:hAnsi="Sylfaen"/>
          <w:i/>
          <w:iCs/>
          <w:noProof/>
          <w:color w:val="410C01"/>
          <w:sz w:val="20"/>
          <w:szCs w:val="20"/>
        </w:rPr>
        <w:drawing>
          <wp:anchor distT="0" distB="0" distL="114300" distR="114300" simplePos="0" relativeHeight="251760640" behindDoc="0" locked="0" layoutInCell="1" allowOverlap="1" wp14:anchorId="0C342BB4" wp14:editId="6D316340">
            <wp:simplePos x="0" y="0"/>
            <wp:positionH relativeFrom="margin">
              <wp:align>right</wp:align>
            </wp:positionH>
            <wp:positionV relativeFrom="paragraph">
              <wp:posOffset>709064</wp:posOffset>
            </wp:positionV>
            <wp:extent cx="5943600" cy="2203450"/>
            <wp:effectExtent l="0" t="0" r="0" b="6350"/>
            <wp:wrapTopAndBottom/>
            <wp:docPr id="8344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2938"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203450"/>
                    </a:xfrm>
                    <a:prstGeom prst="rect">
                      <a:avLst/>
                    </a:prstGeom>
                  </pic:spPr>
                </pic:pic>
              </a:graphicData>
            </a:graphic>
            <wp14:sizeRelV relativeFrom="margin">
              <wp14:pctHeight>0</wp14:pctHeight>
            </wp14:sizeRelV>
          </wp:anchor>
        </w:drawing>
      </w:r>
      <w:r w:rsidR="0031187C">
        <w:rPr>
          <w:rFonts w:ascii="Sylfaen" w:hAnsi="Sylfaen"/>
          <w:color w:val="410C01"/>
          <w:sz w:val="20"/>
          <w:szCs w:val="20"/>
        </w:rPr>
        <w:t xml:space="preserve">Participants </w:t>
      </w:r>
      <w:r w:rsidR="007D61BA">
        <w:rPr>
          <w:rFonts w:ascii="Sylfaen" w:hAnsi="Sylfaen"/>
          <w:color w:val="410C01"/>
          <w:sz w:val="20"/>
          <w:szCs w:val="20"/>
        </w:rPr>
        <w:t>completed</w:t>
      </w:r>
      <w:r w:rsidR="0031187C">
        <w:rPr>
          <w:rFonts w:ascii="Sylfaen" w:hAnsi="Sylfaen"/>
          <w:color w:val="410C01"/>
          <w:sz w:val="20"/>
          <w:szCs w:val="20"/>
        </w:rPr>
        <w:t xml:space="preserve"> 80 </w:t>
      </w:r>
      <w:r w:rsidR="007D61BA">
        <w:rPr>
          <w:rFonts w:ascii="Sylfaen" w:hAnsi="Sylfaen"/>
          <w:color w:val="410C01"/>
          <w:sz w:val="20"/>
          <w:szCs w:val="20"/>
        </w:rPr>
        <w:t xml:space="preserve">2-AFC lexical </w:t>
      </w:r>
      <w:r w:rsidR="003C70AD">
        <w:rPr>
          <w:rFonts w:ascii="Sylfaen" w:hAnsi="Sylfaen"/>
          <w:color w:val="410C01"/>
          <w:sz w:val="20"/>
          <w:szCs w:val="20"/>
        </w:rPr>
        <w:t>decision</w:t>
      </w:r>
      <w:r w:rsidR="007D61BA">
        <w:rPr>
          <w:rFonts w:ascii="Sylfaen" w:hAnsi="Sylfaen"/>
          <w:color w:val="410C01"/>
          <w:sz w:val="20"/>
          <w:szCs w:val="20"/>
        </w:rPr>
        <w:t xml:space="preserve"> tasks for </w:t>
      </w:r>
      <w:r w:rsidR="000001FE">
        <w:rPr>
          <w:rFonts w:ascii="Sylfaen" w:hAnsi="Sylfaen"/>
          <w:color w:val="410C01"/>
          <w:sz w:val="20"/>
          <w:szCs w:val="20"/>
        </w:rPr>
        <w:t>the Attended</w:t>
      </w:r>
      <w:r w:rsidR="007D61BA">
        <w:rPr>
          <w:rFonts w:ascii="Sylfaen" w:hAnsi="Sylfaen"/>
          <w:color w:val="410C01"/>
          <w:sz w:val="20"/>
          <w:szCs w:val="20"/>
        </w:rPr>
        <w:t xml:space="preserve"> Talker. During each trial, participant heard either a Critical Item or a Filler Item and selected either the “X” or “M” key to report if the Attended Talker said a Word or a Nonword.</w:t>
      </w:r>
    </w:p>
    <w:p w14:paraId="20590C0E" w14:textId="00CD0D23" w:rsidR="008E2EA9" w:rsidRDefault="008E2EA9" w:rsidP="00D35E0F">
      <w:pPr>
        <w:rPr>
          <w:rFonts w:ascii="Sylfaen" w:hAnsi="Sylfaen"/>
          <w:i/>
          <w:iCs/>
          <w:color w:val="410C01"/>
          <w:sz w:val="20"/>
          <w:szCs w:val="20"/>
        </w:rPr>
      </w:pPr>
      <w:r>
        <w:rPr>
          <w:rFonts w:ascii="Sylfaen" w:hAnsi="Sylfaen"/>
          <w:i/>
          <w:iCs/>
          <w:color w:val="410C01"/>
          <w:sz w:val="20"/>
          <w:szCs w:val="20"/>
        </w:rPr>
        <w:lastRenderedPageBreak/>
        <w:t>Test Phase</w:t>
      </w:r>
    </w:p>
    <w:p w14:paraId="56584743" w14:textId="3D527E0C" w:rsidR="008E2EA9" w:rsidRDefault="007D61BA" w:rsidP="00D35E0F">
      <w:pPr>
        <w:rPr>
          <w:rFonts w:ascii="Sylfaen" w:hAnsi="Sylfaen"/>
          <w:i/>
          <w:iCs/>
          <w:color w:val="410C01"/>
          <w:sz w:val="20"/>
          <w:szCs w:val="20"/>
        </w:rPr>
      </w:pPr>
      <w:r>
        <w:rPr>
          <w:rFonts w:ascii="Sylfaen" w:hAnsi="Sylfaen"/>
          <w:color w:val="410C01"/>
          <w:sz w:val="20"/>
          <w:szCs w:val="20"/>
        </w:rPr>
        <w:t xml:space="preserve">Participants then completed 72 2-AFC lexical </w:t>
      </w:r>
      <w:r w:rsidR="00CE7070">
        <w:rPr>
          <w:rFonts w:ascii="Sylfaen" w:hAnsi="Sylfaen"/>
          <w:color w:val="410C01"/>
          <w:sz w:val="20"/>
          <w:szCs w:val="20"/>
        </w:rPr>
        <w:t>decision</w:t>
      </w:r>
      <w:r>
        <w:rPr>
          <w:rFonts w:ascii="Sylfaen" w:hAnsi="Sylfaen"/>
          <w:color w:val="410C01"/>
          <w:sz w:val="20"/>
          <w:szCs w:val="20"/>
        </w:rPr>
        <w:t xml:space="preserve"> task for both the Attended Talker and the Unattended Talker. Participants heard either the Attended Talker or the Unattended Talker produce a Test Item on the ASI-ASHI continuum. Participants were instructed to select the “X” key or the “M” key on their keyboard to report if they perceived the Talker as producing ASI or ASHI in the recording.</w:t>
      </w:r>
    </w:p>
    <w:p w14:paraId="4B8F4B82" w14:textId="3EEE68CF" w:rsidR="008E2EA9" w:rsidRDefault="008E2EA9" w:rsidP="00D35E0F">
      <w:pPr>
        <w:rPr>
          <w:rFonts w:ascii="Sylfaen" w:hAnsi="Sylfaen"/>
          <w:i/>
          <w:iCs/>
          <w:color w:val="410C01"/>
          <w:sz w:val="20"/>
          <w:szCs w:val="20"/>
        </w:rPr>
      </w:pPr>
      <w:r>
        <w:rPr>
          <w:rFonts w:ascii="Sylfaen" w:hAnsi="Sylfaen"/>
          <w:i/>
          <w:iCs/>
          <w:color w:val="410C01"/>
          <w:sz w:val="20"/>
          <w:szCs w:val="20"/>
        </w:rPr>
        <w:t>E</w:t>
      </w:r>
      <w:r w:rsidR="002B5017">
        <w:rPr>
          <w:rFonts w:ascii="Sylfaen" w:hAnsi="Sylfaen"/>
          <w:i/>
          <w:iCs/>
          <w:color w:val="410C01"/>
          <w:sz w:val="20"/>
          <w:szCs w:val="20"/>
        </w:rPr>
        <w:t>xit</w:t>
      </w:r>
      <w:r>
        <w:rPr>
          <w:rFonts w:ascii="Sylfaen" w:hAnsi="Sylfaen"/>
          <w:i/>
          <w:iCs/>
          <w:color w:val="410C01"/>
          <w:sz w:val="20"/>
          <w:szCs w:val="20"/>
        </w:rPr>
        <w:t xml:space="preserve"> Survey</w:t>
      </w:r>
    </w:p>
    <w:p w14:paraId="287FC473" w14:textId="08BD38AA" w:rsidR="002B5017" w:rsidRDefault="00801788" w:rsidP="00801788">
      <w:pPr>
        <w:rPr>
          <w:rFonts w:ascii="Sylfaen" w:hAnsi="Sylfaen"/>
          <w:color w:val="410C01"/>
          <w:sz w:val="20"/>
          <w:szCs w:val="20"/>
        </w:rPr>
      </w:pPr>
      <w:r>
        <w:rPr>
          <w:rFonts w:ascii="Sylfaen" w:hAnsi="Sylfaen"/>
          <w:color w:val="410C01"/>
          <w:sz w:val="20"/>
          <w:szCs w:val="20"/>
        </w:rPr>
        <w:t xml:space="preserve">Participants were prompted to complete a series of questions after finishing the Test Phase. Participants were instructed to respond truthfully, and that their responses would not affect their participation compensation. We first asked participants if they recalled a series of words from the experiment. Responses to this question are not addressed in this </w:t>
      </w:r>
      <w:r w:rsidR="00BC52D3">
        <w:rPr>
          <w:rFonts w:ascii="Sylfaen" w:hAnsi="Sylfaen"/>
          <w:color w:val="410C01"/>
          <w:sz w:val="20"/>
          <w:szCs w:val="20"/>
        </w:rPr>
        <w:t>study</w:t>
      </w:r>
      <w:r>
        <w:rPr>
          <w:rFonts w:ascii="Sylfaen" w:hAnsi="Sylfaen"/>
          <w:color w:val="410C01"/>
          <w:sz w:val="20"/>
          <w:szCs w:val="20"/>
        </w:rPr>
        <w:t xml:space="preserve">, </w:t>
      </w:r>
      <w:r w:rsidR="00BC52D3">
        <w:rPr>
          <w:rFonts w:ascii="Sylfaen" w:hAnsi="Sylfaen"/>
          <w:color w:val="410C01"/>
          <w:sz w:val="20"/>
          <w:szCs w:val="20"/>
        </w:rPr>
        <w:t>however</w:t>
      </w:r>
      <w:r>
        <w:rPr>
          <w:rFonts w:ascii="Sylfaen" w:hAnsi="Sylfaen"/>
          <w:color w:val="410C01"/>
          <w:sz w:val="20"/>
          <w:szCs w:val="20"/>
        </w:rPr>
        <w:t xml:space="preserve"> </w:t>
      </w:r>
      <w:r w:rsidR="00BC52D3">
        <w:rPr>
          <w:rFonts w:ascii="Sylfaen" w:hAnsi="Sylfaen"/>
          <w:color w:val="410C01"/>
          <w:sz w:val="20"/>
          <w:szCs w:val="20"/>
        </w:rPr>
        <w:t>this</w:t>
      </w:r>
      <w:r>
        <w:rPr>
          <w:rFonts w:ascii="Sylfaen" w:hAnsi="Sylfaen"/>
          <w:color w:val="410C01"/>
          <w:sz w:val="20"/>
          <w:szCs w:val="20"/>
        </w:rPr>
        <w:t xml:space="preserve"> data is available upon request. We then asked participants if the</w:t>
      </w:r>
      <w:r w:rsidR="00BC52D3">
        <w:rPr>
          <w:rFonts w:ascii="Sylfaen" w:hAnsi="Sylfaen"/>
          <w:color w:val="410C01"/>
          <w:sz w:val="20"/>
          <w:szCs w:val="20"/>
        </w:rPr>
        <w:t xml:space="preserve"> experienced any stalling in the</w:t>
      </w:r>
      <w:r>
        <w:rPr>
          <w:rFonts w:ascii="Sylfaen" w:hAnsi="Sylfaen"/>
          <w:color w:val="410C01"/>
          <w:sz w:val="20"/>
          <w:szCs w:val="20"/>
        </w:rPr>
        <w:t xml:space="preserve"> audio (yes or no), which gender talker they </w:t>
      </w:r>
      <w:r w:rsidR="00BC52D3">
        <w:rPr>
          <w:rFonts w:ascii="Sylfaen" w:hAnsi="Sylfaen"/>
          <w:color w:val="410C01"/>
          <w:sz w:val="20"/>
          <w:szCs w:val="20"/>
        </w:rPr>
        <w:t>listened</w:t>
      </w:r>
      <w:r>
        <w:rPr>
          <w:rFonts w:ascii="Sylfaen" w:hAnsi="Sylfaen"/>
          <w:color w:val="410C01"/>
          <w:sz w:val="20"/>
          <w:szCs w:val="20"/>
        </w:rPr>
        <w:t xml:space="preserve"> to in the Exposure Phase (male or female), and what type of equipment they used to listen to the stimuli (over-ear headphones, in-ear headphones, external speakers, or laptop speakers).</w:t>
      </w:r>
      <w:r w:rsidR="002B5017">
        <w:rPr>
          <w:rFonts w:ascii="Sylfaen" w:hAnsi="Sylfaen"/>
          <w:color w:val="410C01"/>
          <w:sz w:val="20"/>
          <w:szCs w:val="20"/>
        </w:rPr>
        <w:t xml:space="preserve"> Additionally, we asked participants to report their time zone and included the HLP lab demographic questionnaire.</w:t>
      </w:r>
    </w:p>
    <w:p w14:paraId="46A94C6B" w14:textId="722913E4" w:rsidR="00D86024" w:rsidRDefault="00801788" w:rsidP="00D86024">
      <w:pPr>
        <w:rPr>
          <w:rFonts w:ascii="Sylfaen" w:hAnsi="Sylfaen"/>
          <w:color w:val="410C01"/>
          <w:sz w:val="20"/>
          <w:szCs w:val="20"/>
        </w:rPr>
      </w:pPr>
      <w:r>
        <w:rPr>
          <w:rFonts w:ascii="Sylfaen" w:hAnsi="Sylfaen"/>
          <w:color w:val="410C01"/>
          <w:sz w:val="20"/>
          <w:szCs w:val="20"/>
        </w:rPr>
        <w:t xml:space="preserve">We also posed a series of questions about their perception of the Attended Talker’s and Unattended Talker’s speech production, such as </w:t>
      </w:r>
      <w:r w:rsidR="002B5017">
        <w:rPr>
          <w:rFonts w:ascii="Sylfaen" w:hAnsi="Sylfaen"/>
          <w:color w:val="410C01"/>
          <w:sz w:val="20"/>
          <w:szCs w:val="20"/>
        </w:rPr>
        <w:t xml:space="preserve">if the noticed anything odd about the Talker’s pronunciation (free response), </w:t>
      </w:r>
      <w:r>
        <w:rPr>
          <w:rFonts w:ascii="Sylfaen" w:hAnsi="Sylfaen"/>
          <w:color w:val="410C01"/>
          <w:sz w:val="20"/>
          <w:szCs w:val="20"/>
        </w:rPr>
        <w:t>how they would describe the Talkers</w:t>
      </w:r>
      <w:r w:rsidR="002769D4">
        <w:rPr>
          <w:rFonts w:ascii="Sylfaen" w:hAnsi="Sylfaen"/>
          <w:color w:val="410C01"/>
          <w:sz w:val="20"/>
          <w:szCs w:val="20"/>
        </w:rPr>
        <w:t>’ pronunciation</w:t>
      </w:r>
      <w:r>
        <w:rPr>
          <w:rFonts w:ascii="Sylfaen" w:hAnsi="Sylfaen"/>
          <w:color w:val="410C01"/>
          <w:sz w:val="20"/>
          <w:szCs w:val="20"/>
        </w:rPr>
        <w:t xml:space="preserve"> (</w:t>
      </w:r>
      <w:r w:rsidR="002769D4">
        <w:rPr>
          <w:rFonts w:ascii="Sylfaen" w:hAnsi="Sylfaen"/>
          <w:color w:val="410C01"/>
          <w:sz w:val="20"/>
          <w:szCs w:val="20"/>
        </w:rPr>
        <w:t>faster than normal</w:t>
      </w:r>
      <w:r w:rsidR="002B5017">
        <w:rPr>
          <w:rFonts w:ascii="Sylfaen" w:hAnsi="Sylfaen"/>
          <w:color w:val="410C01"/>
          <w:sz w:val="20"/>
          <w:szCs w:val="20"/>
        </w:rPr>
        <w:t xml:space="preserve"> speaking rate, normal speaking rate</w:t>
      </w:r>
      <w:r w:rsidR="002769D4">
        <w:rPr>
          <w:rFonts w:ascii="Sylfaen" w:hAnsi="Sylfaen"/>
          <w:color w:val="410C01"/>
          <w:sz w:val="20"/>
          <w:szCs w:val="20"/>
        </w:rPr>
        <w:t>, slower than normal</w:t>
      </w:r>
      <w:r w:rsidR="002B5017">
        <w:rPr>
          <w:rFonts w:ascii="Sylfaen" w:hAnsi="Sylfaen"/>
          <w:color w:val="410C01"/>
          <w:sz w:val="20"/>
          <w:szCs w:val="20"/>
        </w:rPr>
        <w:t xml:space="preserve"> speaking rate</w:t>
      </w:r>
      <w:r w:rsidR="002769D4">
        <w:rPr>
          <w:rFonts w:ascii="Sylfaen" w:hAnsi="Sylfaen"/>
          <w:color w:val="410C01"/>
          <w:sz w:val="20"/>
          <w:szCs w:val="20"/>
        </w:rPr>
        <w:t>, higher than normal</w:t>
      </w:r>
      <w:r w:rsidR="002B5017">
        <w:rPr>
          <w:rFonts w:ascii="Sylfaen" w:hAnsi="Sylfaen"/>
          <w:color w:val="410C01"/>
          <w:sz w:val="20"/>
          <w:szCs w:val="20"/>
        </w:rPr>
        <w:t xml:space="preserve"> voice pitch</w:t>
      </w:r>
      <w:r w:rsidR="002769D4">
        <w:rPr>
          <w:rFonts w:ascii="Sylfaen" w:hAnsi="Sylfaen"/>
          <w:color w:val="410C01"/>
          <w:sz w:val="20"/>
          <w:szCs w:val="20"/>
        </w:rPr>
        <w:t>, lower than normal</w:t>
      </w:r>
      <w:r w:rsidR="002B5017">
        <w:rPr>
          <w:rFonts w:ascii="Sylfaen" w:hAnsi="Sylfaen"/>
          <w:color w:val="410C01"/>
          <w:sz w:val="20"/>
          <w:szCs w:val="20"/>
        </w:rPr>
        <w:t xml:space="preserve"> voice pitch</w:t>
      </w:r>
      <w:r w:rsidR="002769D4">
        <w:rPr>
          <w:rFonts w:ascii="Sylfaen" w:hAnsi="Sylfaen"/>
          <w:color w:val="410C01"/>
          <w:sz w:val="20"/>
          <w:szCs w:val="20"/>
        </w:rPr>
        <w:t>, relaxed, and/or serious)</w:t>
      </w:r>
      <w:r w:rsidR="002B5017">
        <w:rPr>
          <w:rFonts w:ascii="Sylfaen" w:hAnsi="Sylfaen"/>
          <w:color w:val="410C01"/>
          <w:sz w:val="20"/>
          <w:szCs w:val="20"/>
        </w:rPr>
        <w:t>, and if they noticed anything specifically about the Talkers pronunciation of /s/-</w:t>
      </w:r>
      <w:r w:rsidR="002B5017" w:rsidRPr="00E629AA">
        <w:rPr>
          <w:rFonts w:ascii="Sylfaen" w:hAnsi="Sylfaen"/>
          <w:color w:val="410C01"/>
          <w:sz w:val="20"/>
          <w:szCs w:val="20"/>
        </w:rPr>
        <w:t>/</w:t>
      </w:r>
      <w:r w:rsidR="002B5017" w:rsidRPr="00E629AA">
        <w:rPr>
          <w:rFonts w:ascii="Times New Roman" w:hAnsi="Times New Roman" w:cs="Times New Roman"/>
          <w:color w:val="410C01"/>
          <w:sz w:val="20"/>
          <w:szCs w:val="20"/>
        </w:rPr>
        <w:t>ʃ</w:t>
      </w:r>
      <w:r w:rsidR="002B5017" w:rsidRPr="00E629AA">
        <w:rPr>
          <w:rFonts w:ascii="Sylfaen" w:hAnsi="Sylfaen"/>
          <w:color w:val="410C01"/>
          <w:sz w:val="20"/>
          <w:szCs w:val="20"/>
        </w:rPr>
        <w:t>/</w:t>
      </w:r>
      <w:r w:rsidR="002B5017">
        <w:rPr>
          <w:rFonts w:ascii="Sylfaen" w:hAnsi="Sylfaen"/>
          <w:color w:val="410C01"/>
          <w:sz w:val="20"/>
          <w:szCs w:val="20"/>
        </w:rPr>
        <w:t xml:space="preserve"> (both S and SH sounded normal, S sounded more like SH, Sh sounded more like S, and S sounded more like SH and Sh sounded more like S). </w:t>
      </w:r>
    </w:p>
    <w:p w14:paraId="33EC9F73" w14:textId="19991F06" w:rsidR="000F48F7" w:rsidRPr="000F48F7" w:rsidRDefault="000F48F7" w:rsidP="000F48F7">
      <w:pPr>
        <w:jc w:val="center"/>
        <w:rPr>
          <w:rFonts w:ascii="Sylfaen" w:hAnsi="Sylfaen"/>
          <w:b/>
          <w:bCs/>
          <w:color w:val="410C01"/>
          <w:sz w:val="20"/>
          <w:szCs w:val="20"/>
        </w:rPr>
      </w:pPr>
      <w:r>
        <w:rPr>
          <w:rFonts w:ascii="Sylfaen" w:hAnsi="Sylfaen"/>
          <w:b/>
          <w:bCs/>
          <w:color w:val="410C01"/>
          <w:sz w:val="20"/>
          <w:szCs w:val="20"/>
        </w:rPr>
        <w:t>Results</w:t>
      </w:r>
    </w:p>
    <w:p w14:paraId="50B63EFE" w14:textId="41EA8908" w:rsidR="00D86024" w:rsidRPr="000F48F7" w:rsidRDefault="00D86024" w:rsidP="00D86024">
      <w:pPr>
        <w:rPr>
          <w:rFonts w:ascii="Sylfaen" w:hAnsi="Sylfaen"/>
          <w:b/>
          <w:bCs/>
          <w:color w:val="410C01"/>
          <w:sz w:val="20"/>
          <w:szCs w:val="20"/>
        </w:rPr>
      </w:pPr>
      <w:r w:rsidRPr="000F48F7">
        <w:rPr>
          <w:rFonts w:ascii="Sylfaen" w:hAnsi="Sylfaen"/>
          <w:b/>
          <w:bCs/>
          <w:color w:val="410C01"/>
          <w:sz w:val="20"/>
          <w:szCs w:val="20"/>
        </w:rPr>
        <w:t>Exclusion Criteria</w:t>
      </w:r>
    </w:p>
    <w:p w14:paraId="6405276C" w14:textId="1176EAE6" w:rsidR="00081C3D" w:rsidRDefault="00081C3D" w:rsidP="00D86024">
      <w:pPr>
        <w:rPr>
          <w:rFonts w:ascii="Sylfaen" w:hAnsi="Sylfaen"/>
          <w:color w:val="410C01"/>
          <w:sz w:val="20"/>
          <w:szCs w:val="20"/>
        </w:rPr>
      </w:pPr>
      <w:r>
        <w:rPr>
          <w:rFonts w:ascii="Sylfaen" w:hAnsi="Sylfaen"/>
          <w:color w:val="410C01"/>
          <w:sz w:val="20"/>
          <w:szCs w:val="20"/>
        </w:rPr>
        <w:t xml:space="preserve">Before collecting data, we outlined a set of exclusion criteria to eliminate participants </w:t>
      </w:r>
      <w:r w:rsidR="006B721C">
        <w:rPr>
          <w:rFonts w:ascii="Sylfaen" w:hAnsi="Sylfaen"/>
          <w:color w:val="410C01"/>
          <w:sz w:val="20"/>
          <w:szCs w:val="20"/>
        </w:rPr>
        <w:t xml:space="preserve">who did not complete the Exposure Phase as instructed. After exclusions, </w:t>
      </w:r>
      <w:r w:rsidR="00742B79">
        <w:rPr>
          <w:rFonts w:ascii="Sylfaen" w:hAnsi="Sylfaen"/>
          <w:color w:val="410C01"/>
          <w:sz w:val="20"/>
          <w:szCs w:val="20"/>
        </w:rPr>
        <w:t xml:space="preserve">93.75% of </w:t>
      </w:r>
      <w:r w:rsidR="006B721C">
        <w:rPr>
          <w:rFonts w:ascii="Sylfaen" w:hAnsi="Sylfaen"/>
          <w:color w:val="410C01"/>
          <w:sz w:val="20"/>
          <w:szCs w:val="20"/>
        </w:rPr>
        <w:t>participants</w:t>
      </w:r>
      <w:r w:rsidR="001F2221">
        <w:rPr>
          <w:rFonts w:ascii="Sylfaen" w:hAnsi="Sylfaen"/>
          <w:color w:val="410C01"/>
          <w:sz w:val="20"/>
          <w:szCs w:val="20"/>
        </w:rPr>
        <w:t xml:space="preserve"> (</w:t>
      </w:r>
      <w:r w:rsidR="00742B79">
        <w:rPr>
          <w:rFonts w:ascii="Sylfaen" w:hAnsi="Sylfaen"/>
          <w:color w:val="410C01"/>
          <w:sz w:val="20"/>
          <w:szCs w:val="20"/>
        </w:rPr>
        <w:t xml:space="preserve">n = 60; </w:t>
      </w:r>
      <w:r w:rsidR="001F2221">
        <w:rPr>
          <w:rFonts w:ascii="Sylfaen" w:hAnsi="Sylfaen"/>
          <w:color w:val="410C01"/>
          <w:sz w:val="20"/>
          <w:szCs w:val="20"/>
        </w:rPr>
        <w:t xml:space="preserve">Male = 29, Female = </w:t>
      </w:r>
      <w:r w:rsidR="009008C4">
        <w:rPr>
          <w:rFonts w:ascii="Sylfaen" w:hAnsi="Sylfaen"/>
          <w:color w:val="410C01"/>
          <w:sz w:val="20"/>
          <w:szCs w:val="20"/>
        </w:rPr>
        <w:t>28, NA = 3</w:t>
      </w:r>
      <w:r w:rsidR="001F2221">
        <w:rPr>
          <w:rFonts w:ascii="Sylfaen" w:hAnsi="Sylfaen"/>
          <w:color w:val="410C01"/>
          <w:sz w:val="20"/>
          <w:szCs w:val="20"/>
        </w:rPr>
        <w:t>; Age</w:t>
      </w:r>
      <w:r w:rsidR="009008C4">
        <w:rPr>
          <w:rFonts w:ascii="Sylfaen" w:hAnsi="Sylfaen"/>
          <w:color w:val="410C01"/>
          <w:sz w:val="20"/>
          <w:szCs w:val="20"/>
        </w:rPr>
        <w:t xml:space="preserve"> </w:t>
      </w:r>
      <w:r w:rsidR="009008C4" w:rsidRPr="009008C4">
        <w:rPr>
          <w:rFonts w:ascii="Sylfaen" w:hAnsi="Sylfaen"/>
          <w:color w:val="410C01"/>
          <w:sz w:val="20"/>
          <w:szCs w:val="20"/>
        </w:rPr>
        <w:t>μ</w:t>
      </w:r>
      <w:r w:rsidR="001F2221">
        <w:rPr>
          <w:rFonts w:ascii="Sylfaen" w:hAnsi="Sylfaen"/>
          <w:color w:val="410C01"/>
          <w:sz w:val="20"/>
          <w:szCs w:val="20"/>
        </w:rPr>
        <w:t xml:space="preserve"> = </w:t>
      </w:r>
      <w:r w:rsidR="001F2221" w:rsidRPr="001F2221">
        <w:rPr>
          <w:rFonts w:ascii="Sylfaen" w:hAnsi="Sylfaen"/>
          <w:color w:val="410C01"/>
          <w:sz w:val="20"/>
          <w:szCs w:val="20"/>
        </w:rPr>
        <w:t>3</w:t>
      </w:r>
      <w:r w:rsidR="001F2221">
        <w:rPr>
          <w:rFonts w:ascii="Sylfaen" w:hAnsi="Sylfaen"/>
          <w:color w:val="410C01"/>
          <w:sz w:val="20"/>
          <w:szCs w:val="20"/>
        </w:rPr>
        <w:t>4</w:t>
      </w:r>
      <w:r w:rsidR="008D3F2B">
        <w:rPr>
          <w:rFonts w:ascii="Sylfaen" w:hAnsi="Sylfaen"/>
          <w:color w:val="410C01"/>
          <w:sz w:val="20"/>
          <w:szCs w:val="20"/>
        </w:rPr>
        <w:t xml:space="preserve"> years</w:t>
      </w:r>
      <w:r w:rsidR="001F2221">
        <w:rPr>
          <w:rFonts w:ascii="Sylfaen" w:hAnsi="Sylfaen"/>
          <w:color w:val="410C01"/>
          <w:sz w:val="20"/>
          <w:szCs w:val="20"/>
        </w:rPr>
        <w:t>,</w:t>
      </w:r>
      <w:r w:rsidR="009008C4">
        <w:rPr>
          <w:rFonts w:ascii="Sylfaen" w:hAnsi="Sylfaen"/>
          <w:color w:val="410C01"/>
          <w:sz w:val="20"/>
          <w:szCs w:val="20"/>
        </w:rPr>
        <w:t xml:space="preserve"> Age</w:t>
      </w:r>
      <w:r w:rsidR="001F2221">
        <w:rPr>
          <w:rFonts w:ascii="Sylfaen" w:hAnsi="Sylfaen"/>
          <w:color w:val="410C01"/>
          <w:sz w:val="20"/>
          <w:szCs w:val="20"/>
        </w:rPr>
        <w:t xml:space="preserve"> </w:t>
      </w:r>
      <w:r w:rsidR="001F2221" w:rsidRPr="006B721C">
        <w:rPr>
          <w:rFonts w:ascii="Sylfaen" w:hAnsi="Sylfaen"/>
          <w:color w:val="410C01"/>
          <w:sz w:val="20"/>
          <w:szCs w:val="20"/>
        </w:rPr>
        <w:t>σ</w:t>
      </w:r>
      <w:r w:rsidR="001F2221">
        <w:rPr>
          <w:rFonts w:ascii="Sylfaen" w:hAnsi="Sylfaen"/>
          <w:color w:val="410C01"/>
          <w:sz w:val="20"/>
          <w:szCs w:val="20"/>
        </w:rPr>
        <w:t xml:space="preserve"> = </w:t>
      </w:r>
      <w:r w:rsidR="00054011">
        <w:rPr>
          <w:rFonts w:ascii="Sylfaen" w:hAnsi="Sylfaen"/>
          <w:color w:val="410C01"/>
          <w:sz w:val="20"/>
          <w:szCs w:val="20"/>
        </w:rPr>
        <w:t>11</w:t>
      </w:r>
      <w:r w:rsidR="008D3F2B">
        <w:rPr>
          <w:rFonts w:ascii="Sylfaen" w:hAnsi="Sylfaen"/>
          <w:color w:val="410C01"/>
          <w:sz w:val="20"/>
          <w:szCs w:val="20"/>
        </w:rPr>
        <w:t xml:space="preserve"> years</w:t>
      </w:r>
      <w:r w:rsidR="001F2221">
        <w:rPr>
          <w:rFonts w:ascii="Sylfaen" w:hAnsi="Sylfaen"/>
          <w:color w:val="410C01"/>
          <w:sz w:val="20"/>
          <w:szCs w:val="20"/>
        </w:rPr>
        <w:t>)</w:t>
      </w:r>
      <w:r w:rsidR="006B721C">
        <w:rPr>
          <w:rFonts w:ascii="Sylfaen" w:hAnsi="Sylfaen"/>
          <w:color w:val="410C01"/>
          <w:sz w:val="20"/>
          <w:szCs w:val="20"/>
        </w:rPr>
        <w:t xml:space="preserve"> </w:t>
      </w:r>
      <w:r w:rsidR="009008C4">
        <w:rPr>
          <w:rFonts w:ascii="Sylfaen" w:hAnsi="Sylfaen"/>
          <w:color w:val="410C01"/>
          <w:sz w:val="20"/>
          <w:szCs w:val="20"/>
        </w:rPr>
        <w:t xml:space="preserve">remained for analysis. Participants </w:t>
      </w:r>
      <w:r w:rsidR="006B721C">
        <w:rPr>
          <w:rFonts w:ascii="Sylfaen" w:hAnsi="Sylfaen"/>
          <w:color w:val="410C01"/>
          <w:sz w:val="20"/>
          <w:szCs w:val="20"/>
        </w:rPr>
        <w:t xml:space="preserve">averaged </w:t>
      </w:r>
      <w:r w:rsidR="006B721C" w:rsidRPr="006B721C">
        <w:rPr>
          <w:rFonts w:ascii="Sylfaen" w:hAnsi="Sylfaen"/>
          <w:color w:val="410C01"/>
          <w:sz w:val="20"/>
          <w:szCs w:val="20"/>
        </w:rPr>
        <w:t>4.842</w:t>
      </w:r>
      <w:r w:rsidR="006B721C">
        <w:rPr>
          <w:rFonts w:ascii="Sylfaen" w:hAnsi="Sylfaen"/>
          <w:color w:val="410C01"/>
          <w:sz w:val="20"/>
          <w:szCs w:val="20"/>
        </w:rPr>
        <w:t xml:space="preserve"> incorrect responses to all</w:t>
      </w:r>
      <w:r w:rsidR="006B721C" w:rsidRPr="006B721C">
        <w:rPr>
          <w:rFonts w:ascii="Sylfaen" w:hAnsi="Sylfaen"/>
          <w:color w:val="410C01"/>
          <w:sz w:val="20"/>
          <w:szCs w:val="20"/>
        </w:rPr>
        <w:t xml:space="preserve"> </w:t>
      </w:r>
      <w:r w:rsidR="006B721C">
        <w:rPr>
          <w:rFonts w:ascii="Sylfaen" w:hAnsi="Sylfaen"/>
          <w:color w:val="410C01"/>
          <w:sz w:val="20"/>
          <w:szCs w:val="20"/>
        </w:rPr>
        <w:t>I</w:t>
      </w:r>
      <w:r w:rsidR="006B721C" w:rsidRPr="006B721C">
        <w:rPr>
          <w:rFonts w:ascii="Sylfaen" w:hAnsi="Sylfaen"/>
          <w:color w:val="410C01"/>
          <w:sz w:val="20"/>
          <w:szCs w:val="20"/>
        </w:rPr>
        <w:t>tems (σ = 3.374)</w:t>
      </w:r>
      <w:r w:rsidR="006B721C">
        <w:rPr>
          <w:rFonts w:ascii="Sylfaen" w:hAnsi="Sylfaen"/>
          <w:color w:val="410C01"/>
          <w:sz w:val="20"/>
          <w:szCs w:val="20"/>
        </w:rPr>
        <w:t xml:space="preserve">. Participants averaged </w:t>
      </w:r>
      <w:r w:rsidR="006B721C" w:rsidRPr="006B721C">
        <w:rPr>
          <w:rFonts w:ascii="Sylfaen" w:hAnsi="Sylfaen"/>
          <w:color w:val="410C01"/>
          <w:sz w:val="20"/>
          <w:szCs w:val="20"/>
        </w:rPr>
        <w:t>3.667</w:t>
      </w:r>
      <w:r w:rsidR="006B721C">
        <w:rPr>
          <w:rFonts w:ascii="Sylfaen" w:hAnsi="Sylfaen"/>
          <w:color w:val="410C01"/>
          <w:sz w:val="20"/>
          <w:szCs w:val="20"/>
        </w:rPr>
        <w:t xml:space="preserve"> incorrect responses for Filler and Unambiguous Critical Items </w:t>
      </w:r>
      <w:r w:rsidR="006B721C" w:rsidRPr="006B721C">
        <w:rPr>
          <w:rFonts w:ascii="Sylfaen" w:hAnsi="Sylfaen"/>
          <w:color w:val="410C01"/>
          <w:sz w:val="20"/>
          <w:szCs w:val="20"/>
        </w:rPr>
        <w:t>(σ = 2.92)</w:t>
      </w:r>
      <w:r w:rsidR="006B721C">
        <w:rPr>
          <w:rFonts w:ascii="Sylfaen" w:hAnsi="Sylfaen"/>
          <w:color w:val="410C01"/>
          <w:sz w:val="20"/>
          <w:szCs w:val="20"/>
        </w:rPr>
        <w:t xml:space="preserve">, and </w:t>
      </w:r>
      <w:r w:rsidR="006B721C" w:rsidRPr="006B721C">
        <w:rPr>
          <w:rFonts w:ascii="Sylfaen" w:hAnsi="Sylfaen"/>
          <w:color w:val="410C01"/>
          <w:sz w:val="20"/>
          <w:szCs w:val="20"/>
        </w:rPr>
        <w:t xml:space="preserve">1.769 incorrect </w:t>
      </w:r>
      <w:r w:rsidR="006B721C">
        <w:rPr>
          <w:rFonts w:ascii="Sylfaen" w:hAnsi="Sylfaen"/>
          <w:color w:val="410C01"/>
          <w:sz w:val="20"/>
          <w:szCs w:val="20"/>
        </w:rPr>
        <w:t>responses for Ambiguous Critical Items</w:t>
      </w:r>
      <w:r w:rsidR="006B721C" w:rsidRPr="006B721C">
        <w:rPr>
          <w:rFonts w:ascii="Sylfaen" w:hAnsi="Sylfaen"/>
          <w:color w:val="410C01"/>
          <w:sz w:val="20"/>
          <w:szCs w:val="20"/>
        </w:rPr>
        <w:t xml:space="preserve"> (σ = 1.012)</w:t>
      </w:r>
      <w:r w:rsidR="006B721C">
        <w:rPr>
          <w:rFonts w:ascii="Sylfaen" w:hAnsi="Sylfaen"/>
          <w:color w:val="410C01"/>
          <w:sz w:val="20"/>
          <w:szCs w:val="20"/>
        </w:rPr>
        <w:t xml:space="preserve">. </w:t>
      </w:r>
      <w:r w:rsidR="00986634">
        <w:rPr>
          <w:rFonts w:ascii="Sylfaen" w:hAnsi="Sylfaen"/>
          <w:color w:val="410C01"/>
          <w:sz w:val="20"/>
          <w:szCs w:val="20"/>
        </w:rPr>
        <w:t xml:space="preserve">A list of the number of participants </w:t>
      </w:r>
      <w:r w:rsidR="008D3F2B">
        <w:rPr>
          <w:rFonts w:ascii="Sylfaen" w:hAnsi="Sylfaen"/>
          <w:color w:val="410C01"/>
          <w:sz w:val="20"/>
          <w:szCs w:val="20"/>
        </w:rPr>
        <w:t>analyzed per</w:t>
      </w:r>
      <w:r w:rsidR="00986634">
        <w:rPr>
          <w:rFonts w:ascii="Sylfaen" w:hAnsi="Sylfaen"/>
          <w:color w:val="410C01"/>
          <w:sz w:val="20"/>
          <w:szCs w:val="20"/>
        </w:rPr>
        <w:t xml:space="preserve"> </w:t>
      </w:r>
      <w:r w:rsidR="008D3F2B">
        <w:rPr>
          <w:rFonts w:ascii="Sylfaen" w:hAnsi="Sylfaen"/>
          <w:color w:val="410C01"/>
          <w:sz w:val="20"/>
          <w:szCs w:val="20"/>
        </w:rPr>
        <w:t>experiment version</w:t>
      </w:r>
      <w:r w:rsidR="00986634">
        <w:rPr>
          <w:rFonts w:ascii="Sylfaen" w:hAnsi="Sylfaen"/>
          <w:color w:val="410C01"/>
          <w:sz w:val="20"/>
          <w:szCs w:val="20"/>
        </w:rPr>
        <w:t xml:space="preserve"> is available in </w:t>
      </w:r>
      <w:r w:rsidR="00986634" w:rsidRPr="00986634">
        <w:rPr>
          <w:rFonts w:ascii="Sylfaen" w:hAnsi="Sylfaen"/>
          <w:i/>
          <w:iCs/>
          <w:color w:val="410C01"/>
          <w:sz w:val="20"/>
          <w:szCs w:val="20"/>
        </w:rPr>
        <w:t xml:space="preserve">Appendix </w:t>
      </w:r>
      <w:r w:rsidR="00986634">
        <w:rPr>
          <w:rFonts w:ascii="Sylfaen" w:hAnsi="Sylfaen"/>
          <w:i/>
          <w:iCs/>
          <w:color w:val="410C01"/>
          <w:sz w:val="20"/>
          <w:szCs w:val="20"/>
        </w:rPr>
        <w:t>D</w:t>
      </w:r>
      <w:r w:rsidR="00986634">
        <w:rPr>
          <w:rFonts w:ascii="Sylfaen" w:hAnsi="Sylfaen"/>
          <w:color w:val="410C01"/>
          <w:sz w:val="20"/>
          <w:szCs w:val="20"/>
        </w:rPr>
        <w:t>.</w:t>
      </w:r>
    </w:p>
    <w:p w14:paraId="50FBFB44" w14:textId="64C17586" w:rsidR="000022A6" w:rsidRPr="000022A6" w:rsidRDefault="000022A6" w:rsidP="00D86024">
      <w:pPr>
        <w:rPr>
          <w:rFonts w:ascii="Sylfaen" w:hAnsi="Sylfaen"/>
          <w:i/>
          <w:iCs/>
          <w:color w:val="410C01"/>
          <w:sz w:val="20"/>
          <w:szCs w:val="20"/>
        </w:rPr>
      </w:pPr>
      <w:r>
        <w:rPr>
          <w:rFonts w:ascii="Sylfaen" w:hAnsi="Sylfaen"/>
          <w:i/>
          <w:iCs/>
          <w:color w:val="410C01"/>
          <w:sz w:val="20"/>
          <w:szCs w:val="20"/>
        </w:rPr>
        <w:t xml:space="preserve">Self-Report </w:t>
      </w:r>
      <w:r w:rsidRPr="000022A6">
        <w:rPr>
          <w:rFonts w:ascii="Sylfaen" w:hAnsi="Sylfaen"/>
          <w:i/>
          <w:iCs/>
          <w:color w:val="410C01"/>
          <w:sz w:val="20"/>
          <w:szCs w:val="20"/>
        </w:rPr>
        <w:t>Survey</w:t>
      </w:r>
    </w:p>
    <w:p w14:paraId="129EE289" w14:textId="332ACFFC" w:rsidR="00EE39AA" w:rsidRDefault="00EE39AA" w:rsidP="000022A6">
      <w:pPr>
        <w:rPr>
          <w:rFonts w:ascii="Sylfaen" w:hAnsi="Sylfaen"/>
          <w:color w:val="410C01"/>
          <w:sz w:val="20"/>
          <w:szCs w:val="20"/>
        </w:rPr>
      </w:pPr>
      <w:r w:rsidRPr="000022A6">
        <w:rPr>
          <w:rFonts w:ascii="Sylfaen" w:hAnsi="Sylfaen"/>
          <w:color w:val="410C01"/>
          <w:sz w:val="20"/>
          <w:szCs w:val="20"/>
        </w:rPr>
        <w:t xml:space="preserve">Participants were excluded </w:t>
      </w:r>
      <w:r w:rsidR="000022A6">
        <w:rPr>
          <w:rFonts w:ascii="Sylfaen" w:hAnsi="Sylfaen"/>
          <w:color w:val="410C01"/>
          <w:sz w:val="20"/>
          <w:szCs w:val="20"/>
        </w:rPr>
        <w:t xml:space="preserve">from analyses </w:t>
      </w:r>
      <w:r w:rsidRPr="000022A6">
        <w:rPr>
          <w:rFonts w:ascii="Sylfaen" w:hAnsi="Sylfaen"/>
          <w:color w:val="410C01"/>
          <w:sz w:val="20"/>
          <w:szCs w:val="20"/>
        </w:rPr>
        <w:t>if they reported using audio equipment other than in-ear or over-ear speakers</w:t>
      </w:r>
      <w:r w:rsidR="000022A6">
        <w:rPr>
          <w:rFonts w:ascii="Sylfaen" w:hAnsi="Sylfaen"/>
          <w:color w:val="410C01"/>
          <w:sz w:val="20"/>
          <w:szCs w:val="20"/>
        </w:rPr>
        <w:t xml:space="preserve">. </w:t>
      </w:r>
      <w:r>
        <w:rPr>
          <w:rFonts w:ascii="Sylfaen" w:hAnsi="Sylfaen"/>
          <w:color w:val="410C01"/>
          <w:sz w:val="20"/>
          <w:szCs w:val="20"/>
        </w:rPr>
        <w:t>In-ear or over-ear speakers are necessary to simulate different spatial positions of the two talkers, further distinguishing the voices.</w:t>
      </w:r>
      <w:r w:rsidR="000022A6">
        <w:rPr>
          <w:rFonts w:ascii="Sylfaen" w:hAnsi="Sylfaen"/>
          <w:color w:val="410C01"/>
          <w:sz w:val="20"/>
          <w:szCs w:val="20"/>
        </w:rPr>
        <w:t xml:space="preserve"> A total of 1 participant was excluded for this reason.</w:t>
      </w:r>
    </w:p>
    <w:p w14:paraId="7C01C047" w14:textId="0F70CE80" w:rsidR="00EE39AA" w:rsidRDefault="00EE39AA" w:rsidP="000022A6">
      <w:pPr>
        <w:rPr>
          <w:rFonts w:ascii="Sylfaen" w:hAnsi="Sylfaen"/>
          <w:color w:val="410C01"/>
          <w:sz w:val="20"/>
          <w:szCs w:val="20"/>
        </w:rPr>
      </w:pPr>
      <w:r w:rsidRPr="000022A6">
        <w:rPr>
          <w:rFonts w:ascii="Sylfaen" w:hAnsi="Sylfaen"/>
          <w:color w:val="410C01"/>
          <w:sz w:val="20"/>
          <w:szCs w:val="20"/>
        </w:rPr>
        <w:t>Participants were</w:t>
      </w:r>
      <w:r w:rsidR="000022A6">
        <w:rPr>
          <w:rFonts w:ascii="Sylfaen" w:hAnsi="Sylfaen"/>
          <w:color w:val="410C01"/>
          <w:sz w:val="20"/>
          <w:szCs w:val="20"/>
        </w:rPr>
        <w:t xml:space="preserve"> also</w:t>
      </w:r>
      <w:r w:rsidRPr="000022A6">
        <w:rPr>
          <w:rFonts w:ascii="Sylfaen" w:hAnsi="Sylfaen"/>
          <w:color w:val="410C01"/>
          <w:sz w:val="20"/>
          <w:szCs w:val="20"/>
        </w:rPr>
        <w:t xml:space="preserve"> excluded if they</w:t>
      </w:r>
      <w:r w:rsidR="000022A6">
        <w:rPr>
          <w:rFonts w:ascii="Sylfaen" w:hAnsi="Sylfaen"/>
          <w:color w:val="410C01"/>
          <w:sz w:val="20"/>
          <w:szCs w:val="20"/>
        </w:rPr>
        <w:t xml:space="preserve"> reported that they did not listen to the instructed Attended Talker </w:t>
      </w:r>
      <w:r w:rsidRPr="000022A6">
        <w:rPr>
          <w:rFonts w:ascii="Sylfaen" w:hAnsi="Sylfaen"/>
          <w:color w:val="410C01"/>
          <w:sz w:val="20"/>
          <w:szCs w:val="20"/>
        </w:rPr>
        <w:t>during exposure</w:t>
      </w:r>
      <w:r w:rsidR="000022A6">
        <w:rPr>
          <w:rFonts w:ascii="Sylfaen" w:hAnsi="Sylfaen"/>
          <w:color w:val="410C01"/>
          <w:sz w:val="20"/>
          <w:szCs w:val="20"/>
        </w:rPr>
        <w:t xml:space="preserve">. If perceptual adaptation is </w:t>
      </w:r>
      <w:r w:rsidRPr="000022A6">
        <w:rPr>
          <w:rFonts w:ascii="Sylfaen" w:hAnsi="Sylfaen"/>
          <w:color w:val="410C01"/>
          <w:sz w:val="20"/>
          <w:szCs w:val="20"/>
        </w:rPr>
        <w:t xml:space="preserve">constrained by attention, then we would expect </w:t>
      </w:r>
      <w:r w:rsidR="000022A6">
        <w:rPr>
          <w:rFonts w:ascii="Sylfaen" w:hAnsi="Sylfaen"/>
          <w:color w:val="410C01"/>
          <w:sz w:val="20"/>
          <w:szCs w:val="20"/>
        </w:rPr>
        <w:t xml:space="preserve">any </w:t>
      </w:r>
      <w:r w:rsidRPr="000022A6">
        <w:rPr>
          <w:rFonts w:ascii="Sylfaen" w:hAnsi="Sylfaen"/>
          <w:color w:val="410C01"/>
          <w:sz w:val="20"/>
          <w:szCs w:val="20"/>
        </w:rPr>
        <w:t>participant</w:t>
      </w:r>
      <w:r w:rsidR="000022A6">
        <w:rPr>
          <w:rFonts w:ascii="Sylfaen" w:hAnsi="Sylfaen"/>
          <w:color w:val="410C01"/>
          <w:sz w:val="20"/>
          <w:szCs w:val="20"/>
        </w:rPr>
        <w:t xml:space="preserve">s who listened to the Unattended Talker </w:t>
      </w:r>
      <w:r w:rsidRPr="000022A6">
        <w:rPr>
          <w:rFonts w:ascii="Sylfaen" w:hAnsi="Sylfaen"/>
          <w:color w:val="410C01"/>
          <w:sz w:val="20"/>
          <w:szCs w:val="20"/>
        </w:rPr>
        <w:t xml:space="preserve">to exhibit </w:t>
      </w:r>
      <w:r w:rsidR="000022A6">
        <w:rPr>
          <w:rFonts w:ascii="Sylfaen" w:hAnsi="Sylfaen"/>
          <w:color w:val="410C01"/>
          <w:sz w:val="20"/>
          <w:szCs w:val="20"/>
        </w:rPr>
        <w:t>perceptual adaptation to the Unattended Talker. A total of 1 participant was excluded for this reason.</w:t>
      </w:r>
    </w:p>
    <w:p w14:paraId="4BAF39AA" w14:textId="3ED0C337" w:rsidR="000022A6" w:rsidRPr="000022A6" w:rsidRDefault="000022A6" w:rsidP="000022A6">
      <w:pPr>
        <w:rPr>
          <w:rFonts w:ascii="Sylfaen" w:hAnsi="Sylfaen"/>
          <w:i/>
          <w:iCs/>
          <w:color w:val="410C01"/>
          <w:sz w:val="20"/>
          <w:szCs w:val="20"/>
        </w:rPr>
      </w:pPr>
      <w:r w:rsidRPr="00187B9D">
        <w:rPr>
          <w:rFonts w:ascii="Sylfaen" w:hAnsi="Sylfaen"/>
          <w:i/>
          <w:iCs/>
          <w:color w:val="410C01"/>
          <w:sz w:val="20"/>
          <w:szCs w:val="20"/>
        </w:rPr>
        <w:t xml:space="preserve">Lexical </w:t>
      </w:r>
      <w:r w:rsidR="00187B9D" w:rsidRPr="00187B9D">
        <w:rPr>
          <w:rFonts w:ascii="Sylfaen" w:hAnsi="Sylfaen"/>
          <w:i/>
          <w:iCs/>
          <w:color w:val="410C01"/>
          <w:sz w:val="20"/>
          <w:szCs w:val="20"/>
        </w:rPr>
        <w:t>D</w:t>
      </w:r>
      <w:r w:rsidR="00054011">
        <w:rPr>
          <w:rFonts w:ascii="Sylfaen" w:hAnsi="Sylfaen"/>
          <w:i/>
          <w:iCs/>
          <w:color w:val="410C01"/>
          <w:sz w:val="20"/>
          <w:szCs w:val="20"/>
        </w:rPr>
        <w:t>ecision</w:t>
      </w:r>
      <w:r>
        <w:rPr>
          <w:rFonts w:ascii="Sylfaen" w:hAnsi="Sylfaen"/>
          <w:i/>
          <w:iCs/>
          <w:color w:val="410C01"/>
          <w:sz w:val="20"/>
          <w:szCs w:val="20"/>
        </w:rPr>
        <w:t xml:space="preserve"> Task Accuracy</w:t>
      </w:r>
    </w:p>
    <w:p w14:paraId="7D7CB99A" w14:textId="4B57E53B" w:rsidR="000022A6" w:rsidRDefault="000022A6" w:rsidP="000022A6">
      <w:pPr>
        <w:rPr>
          <w:rFonts w:ascii="Sylfaen" w:hAnsi="Sylfaen"/>
          <w:color w:val="410C01"/>
          <w:sz w:val="20"/>
          <w:szCs w:val="20"/>
        </w:rPr>
      </w:pPr>
      <w:r>
        <w:rPr>
          <w:rFonts w:ascii="Sylfaen" w:hAnsi="Sylfaen"/>
          <w:color w:val="410C01"/>
          <w:sz w:val="20"/>
          <w:szCs w:val="20"/>
        </w:rPr>
        <w:lastRenderedPageBreak/>
        <w:t>Participants who</w:t>
      </w:r>
      <w:r w:rsidR="00EE39AA" w:rsidRPr="000022A6">
        <w:rPr>
          <w:rFonts w:ascii="Sylfaen" w:hAnsi="Sylfaen"/>
          <w:color w:val="410C01"/>
          <w:sz w:val="20"/>
          <w:szCs w:val="20"/>
        </w:rPr>
        <w:t xml:space="preserve"> </w:t>
      </w:r>
      <w:r w:rsidR="005B0E5A" w:rsidRPr="000022A6">
        <w:rPr>
          <w:rFonts w:ascii="Sylfaen" w:hAnsi="Sylfaen"/>
          <w:color w:val="410C01"/>
          <w:sz w:val="20"/>
          <w:szCs w:val="20"/>
        </w:rPr>
        <w:t xml:space="preserve">performed poorly </w:t>
      </w:r>
      <w:r>
        <w:rPr>
          <w:rFonts w:ascii="Sylfaen" w:hAnsi="Sylfaen"/>
          <w:color w:val="410C01"/>
          <w:sz w:val="20"/>
          <w:szCs w:val="20"/>
        </w:rPr>
        <w:t xml:space="preserve">(&lt; 80% correct) </w:t>
      </w:r>
      <w:r w:rsidR="005B0E5A" w:rsidRPr="000022A6">
        <w:rPr>
          <w:rFonts w:ascii="Sylfaen" w:hAnsi="Sylfaen"/>
          <w:color w:val="410C01"/>
          <w:sz w:val="20"/>
          <w:szCs w:val="20"/>
        </w:rPr>
        <w:t>during the lexical d</w:t>
      </w:r>
      <w:r w:rsidR="00054011">
        <w:rPr>
          <w:rFonts w:ascii="Sylfaen" w:hAnsi="Sylfaen"/>
          <w:color w:val="410C01"/>
          <w:sz w:val="20"/>
          <w:szCs w:val="20"/>
        </w:rPr>
        <w:t>ecision</w:t>
      </w:r>
      <w:r w:rsidR="005B0E5A" w:rsidRPr="000022A6">
        <w:rPr>
          <w:rFonts w:ascii="Sylfaen" w:hAnsi="Sylfaen"/>
          <w:color w:val="410C01"/>
          <w:sz w:val="20"/>
          <w:szCs w:val="20"/>
        </w:rPr>
        <w:t xml:space="preserve"> task</w:t>
      </w:r>
      <w:r>
        <w:rPr>
          <w:rFonts w:ascii="Sylfaen" w:hAnsi="Sylfaen"/>
          <w:color w:val="410C01"/>
          <w:sz w:val="20"/>
          <w:szCs w:val="20"/>
        </w:rPr>
        <w:t xml:space="preserve"> were excluded from analyses</w:t>
      </w:r>
      <w:r w:rsidR="005B0E5A" w:rsidRPr="000022A6">
        <w:rPr>
          <w:rFonts w:ascii="Sylfaen" w:hAnsi="Sylfaen"/>
          <w:color w:val="410C01"/>
          <w:sz w:val="20"/>
          <w:szCs w:val="20"/>
        </w:rPr>
        <w:t xml:space="preserve">. </w:t>
      </w:r>
      <w:r>
        <w:rPr>
          <w:rFonts w:ascii="Sylfaen" w:hAnsi="Sylfaen"/>
          <w:color w:val="410C01"/>
          <w:sz w:val="20"/>
          <w:szCs w:val="20"/>
        </w:rPr>
        <w:t xml:space="preserve">Prior studies have excluded participants who have completed lexical </w:t>
      </w:r>
      <w:r w:rsidR="00054011">
        <w:rPr>
          <w:rFonts w:ascii="Sylfaen" w:hAnsi="Sylfaen"/>
          <w:color w:val="410C01"/>
          <w:sz w:val="20"/>
          <w:szCs w:val="20"/>
        </w:rPr>
        <w:t>decision</w:t>
      </w:r>
      <w:r w:rsidR="00187B9D">
        <w:rPr>
          <w:rFonts w:ascii="Sylfaen" w:hAnsi="Sylfaen"/>
          <w:color w:val="410C01"/>
          <w:sz w:val="20"/>
          <w:szCs w:val="20"/>
        </w:rPr>
        <w:t xml:space="preserve"> </w:t>
      </w:r>
      <w:r>
        <w:rPr>
          <w:rFonts w:ascii="Sylfaen" w:hAnsi="Sylfaen"/>
          <w:color w:val="410C01"/>
          <w:sz w:val="20"/>
          <w:szCs w:val="20"/>
        </w:rPr>
        <w:t>tasks with an accuracy below 85-80%. We opted to exclude participants who were less than 80% accurate in their responses because of the anticipated difficulty of this task</w:t>
      </w:r>
      <w:r w:rsidR="001F3C0D">
        <w:rPr>
          <w:rFonts w:ascii="Sylfaen" w:hAnsi="Sylfaen"/>
          <w:color w:val="410C01"/>
          <w:sz w:val="20"/>
          <w:szCs w:val="20"/>
        </w:rPr>
        <w:t>, and that some participants may have struggled to consistently recognize some of the ambiguous Critical Items as words</w:t>
      </w:r>
      <w:r>
        <w:rPr>
          <w:rFonts w:ascii="Sylfaen" w:hAnsi="Sylfaen"/>
          <w:color w:val="410C01"/>
          <w:sz w:val="20"/>
          <w:szCs w:val="20"/>
        </w:rPr>
        <w:t xml:space="preserve">. If a participant had randomly completed the lexical </w:t>
      </w:r>
      <w:r w:rsidR="00054011">
        <w:rPr>
          <w:rFonts w:ascii="Sylfaen" w:hAnsi="Sylfaen"/>
          <w:color w:val="410C01"/>
          <w:sz w:val="20"/>
          <w:szCs w:val="20"/>
        </w:rPr>
        <w:t>decision</w:t>
      </w:r>
      <w:r>
        <w:rPr>
          <w:rFonts w:ascii="Sylfaen" w:hAnsi="Sylfaen"/>
          <w:color w:val="410C01"/>
          <w:sz w:val="20"/>
          <w:szCs w:val="20"/>
        </w:rPr>
        <w:t xml:space="preserve"> task, we would anticipate</w:t>
      </w:r>
      <w:r w:rsidR="001F3C0D">
        <w:rPr>
          <w:rFonts w:ascii="Sylfaen" w:hAnsi="Sylfaen"/>
          <w:color w:val="410C01"/>
          <w:sz w:val="20"/>
          <w:szCs w:val="20"/>
        </w:rPr>
        <w:t xml:space="preserve"> them to respond correctly approximately 50% of the time. One participant did exhibit this trend. A total of 2 participants were excluded for failing to accurately complete the lexical </w:t>
      </w:r>
      <w:r w:rsidR="00054011">
        <w:rPr>
          <w:rFonts w:ascii="Sylfaen" w:hAnsi="Sylfaen"/>
          <w:color w:val="410C01"/>
          <w:sz w:val="20"/>
          <w:szCs w:val="20"/>
        </w:rPr>
        <w:t>decision</w:t>
      </w:r>
      <w:r w:rsidR="00187B9D">
        <w:rPr>
          <w:rFonts w:ascii="Sylfaen" w:hAnsi="Sylfaen"/>
          <w:color w:val="410C01"/>
          <w:sz w:val="20"/>
          <w:szCs w:val="20"/>
        </w:rPr>
        <w:t xml:space="preserve"> </w:t>
      </w:r>
      <w:r w:rsidR="001F3C0D">
        <w:rPr>
          <w:rFonts w:ascii="Sylfaen" w:hAnsi="Sylfaen"/>
          <w:color w:val="410C01"/>
          <w:sz w:val="20"/>
          <w:szCs w:val="20"/>
        </w:rPr>
        <w:t xml:space="preserve">tasks at least 80% of the time. </w:t>
      </w:r>
    </w:p>
    <w:p w14:paraId="73567AC0" w14:textId="3A7825AB" w:rsidR="000F48F7" w:rsidRDefault="001F3C0D" w:rsidP="000022A6">
      <w:pPr>
        <w:rPr>
          <w:rFonts w:ascii="Sylfaen" w:hAnsi="Sylfaen"/>
          <w:i/>
          <w:iCs/>
          <w:color w:val="410C01"/>
          <w:sz w:val="20"/>
          <w:szCs w:val="20"/>
        </w:rPr>
      </w:pPr>
      <w:r>
        <w:rPr>
          <w:rFonts w:ascii="Sylfaen" w:hAnsi="Sylfaen"/>
          <w:color w:val="410C01"/>
          <w:sz w:val="20"/>
          <w:szCs w:val="20"/>
        </w:rPr>
        <w:t>Participants were also excluded if they failed to recognize more than 60% (6/10) of the ambiguous Critical Items as Words. Previous work has suggested that listeners adjust their perception of a talker’s /s/-</w:t>
      </w:r>
      <w:r w:rsidRPr="00857E63">
        <w:rPr>
          <w:rFonts w:ascii="Sylfaen" w:hAnsi="Sylfaen"/>
          <w:color w:val="410C01"/>
          <w:sz w:val="20"/>
          <w:szCs w:val="20"/>
        </w:rPr>
        <w:t>/</w:t>
      </w:r>
      <w:r w:rsidRPr="00857E63">
        <w:rPr>
          <w:rFonts w:ascii="Times New Roman" w:hAnsi="Times New Roman" w:cs="Times New Roman"/>
          <w:color w:val="410C01"/>
          <w:sz w:val="20"/>
          <w:szCs w:val="20"/>
        </w:rPr>
        <w:t>ʃ</w:t>
      </w:r>
      <w:r w:rsidRPr="00857E63">
        <w:rPr>
          <w:rFonts w:ascii="Sylfaen" w:hAnsi="Sylfaen"/>
          <w:color w:val="410C01"/>
          <w:sz w:val="20"/>
          <w:szCs w:val="20"/>
        </w:rPr>
        <w:t>/</w:t>
      </w:r>
      <w:r>
        <w:rPr>
          <w:rFonts w:ascii="Sylfaen" w:hAnsi="Sylfaen"/>
          <w:color w:val="410C01"/>
          <w:sz w:val="20"/>
          <w:szCs w:val="20"/>
        </w:rPr>
        <w:t xml:space="preserve"> production after as few as 6 observances of an atypical production</w:t>
      </w:r>
      <w:r w:rsidR="00CE7070">
        <w:rPr>
          <w:rFonts w:ascii="Sylfaen" w:hAnsi="Sylfaen"/>
          <w:color w:val="410C01"/>
          <w:sz w:val="20"/>
          <w:szCs w:val="20"/>
        </w:rPr>
        <w:t xml:space="preserve"> (Lui &amp; Jaeger, 2018, 2019)</w:t>
      </w:r>
      <w:r>
        <w:rPr>
          <w:rFonts w:ascii="Sylfaen" w:hAnsi="Sylfaen"/>
          <w:color w:val="410C01"/>
          <w:sz w:val="20"/>
          <w:szCs w:val="20"/>
        </w:rPr>
        <w:t xml:space="preserve">. Therefore, this criterion was meant to </w:t>
      </w:r>
      <w:r w:rsidR="00CE7070">
        <w:rPr>
          <w:rFonts w:ascii="Sylfaen" w:hAnsi="Sylfaen"/>
          <w:color w:val="410C01"/>
          <w:sz w:val="20"/>
          <w:szCs w:val="20"/>
        </w:rPr>
        <w:t>confirm</w:t>
      </w:r>
      <w:r>
        <w:rPr>
          <w:rFonts w:ascii="Sylfaen" w:hAnsi="Sylfaen"/>
          <w:color w:val="410C01"/>
          <w:sz w:val="20"/>
          <w:szCs w:val="20"/>
        </w:rPr>
        <w:t xml:space="preserve"> that our labeling of the ambiguous sound category was recognized on at least 6 different instances by the participant. </w:t>
      </w:r>
      <w:r w:rsidR="00CE7070">
        <w:rPr>
          <w:rFonts w:ascii="Sylfaen" w:hAnsi="Sylfaen"/>
          <w:color w:val="410C01"/>
          <w:sz w:val="20"/>
          <w:szCs w:val="20"/>
        </w:rPr>
        <w:t>All</w:t>
      </w:r>
      <w:r>
        <w:rPr>
          <w:rFonts w:ascii="Sylfaen" w:hAnsi="Sylfaen"/>
          <w:color w:val="410C01"/>
          <w:sz w:val="20"/>
          <w:szCs w:val="20"/>
        </w:rPr>
        <w:t xml:space="preserve"> participants met this criterion. </w:t>
      </w:r>
    </w:p>
    <w:p w14:paraId="7C460976" w14:textId="14E86223" w:rsidR="001F3C0D" w:rsidRDefault="001F3C0D" w:rsidP="000022A6">
      <w:pPr>
        <w:rPr>
          <w:rFonts w:ascii="Sylfaen" w:hAnsi="Sylfaen"/>
          <w:i/>
          <w:iCs/>
          <w:color w:val="410C01"/>
          <w:sz w:val="20"/>
          <w:szCs w:val="20"/>
        </w:rPr>
      </w:pPr>
      <w:r>
        <w:rPr>
          <w:rFonts w:ascii="Sylfaen" w:hAnsi="Sylfaen"/>
          <w:i/>
          <w:iCs/>
          <w:color w:val="410C01"/>
          <w:sz w:val="20"/>
          <w:szCs w:val="20"/>
        </w:rPr>
        <w:t>Re</w:t>
      </w:r>
      <w:r w:rsidR="008F005A">
        <w:rPr>
          <w:rFonts w:ascii="Sylfaen" w:hAnsi="Sylfaen"/>
          <w:i/>
          <w:iCs/>
          <w:color w:val="410C01"/>
          <w:sz w:val="20"/>
          <w:szCs w:val="20"/>
        </w:rPr>
        <w:t>sponse</w:t>
      </w:r>
      <w:r>
        <w:rPr>
          <w:rFonts w:ascii="Sylfaen" w:hAnsi="Sylfaen"/>
          <w:i/>
          <w:iCs/>
          <w:color w:val="410C01"/>
          <w:sz w:val="20"/>
          <w:szCs w:val="20"/>
        </w:rPr>
        <w:t xml:space="preserve"> Time</w:t>
      </w:r>
    </w:p>
    <w:p w14:paraId="0FEA1FF1" w14:textId="2E5FF735" w:rsidR="00BB5D1E" w:rsidRPr="00650597" w:rsidRDefault="001F3C0D" w:rsidP="00650597">
      <w:pPr>
        <w:rPr>
          <w:rFonts w:ascii="Sylfaen" w:hAnsi="Sylfaen"/>
          <w:color w:val="410C01"/>
          <w:sz w:val="20"/>
          <w:szCs w:val="20"/>
        </w:rPr>
      </w:pPr>
      <w:r>
        <w:rPr>
          <w:rFonts w:ascii="Sylfaen" w:hAnsi="Sylfaen"/>
          <w:color w:val="410C01"/>
          <w:sz w:val="20"/>
          <w:szCs w:val="20"/>
        </w:rPr>
        <w:t xml:space="preserve">While many previous studies have excluded participants or individual trials </w:t>
      </w:r>
      <w:r w:rsidR="008F005A">
        <w:rPr>
          <w:rFonts w:ascii="Sylfaen" w:hAnsi="Sylfaen"/>
          <w:color w:val="410C01"/>
          <w:sz w:val="20"/>
          <w:szCs w:val="20"/>
        </w:rPr>
        <w:t>based on</w:t>
      </w:r>
      <w:r>
        <w:rPr>
          <w:rFonts w:ascii="Sylfaen" w:hAnsi="Sylfaen"/>
          <w:color w:val="410C01"/>
          <w:sz w:val="20"/>
          <w:szCs w:val="20"/>
        </w:rPr>
        <w:t xml:space="preserve"> </w:t>
      </w:r>
      <w:r w:rsidR="008F005A">
        <w:rPr>
          <w:rFonts w:ascii="Sylfaen" w:hAnsi="Sylfaen"/>
          <w:color w:val="410C01"/>
          <w:sz w:val="20"/>
          <w:szCs w:val="20"/>
        </w:rPr>
        <w:t>response time, we opted to not adopt this exclusion criteri</w:t>
      </w:r>
      <w:r w:rsidR="00212648">
        <w:rPr>
          <w:rFonts w:ascii="Sylfaen" w:hAnsi="Sylfaen"/>
          <w:color w:val="410C01"/>
          <w:sz w:val="20"/>
          <w:szCs w:val="20"/>
        </w:rPr>
        <w:t>on</w:t>
      </w:r>
      <w:r w:rsidR="008F005A">
        <w:rPr>
          <w:rFonts w:ascii="Sylfaen" w:hAnsi="Sylfaen"/>
          <w:color w:val="410C01"/>
          <w:sz w:val="20"/>
          <w:szCs w:val="20"/>
        </w:rPr>
        <w:t>. Typically, th</w:t>
      </w:r>
      <w:r w:rsidR="00212648">
        <w:rPr>
          <w:rFonts w:ascii="Sylfaen" w:hAnsi="Sylfaen"/>
          <w:color w:val="410C01"/>
          <w:sz w:val="20"/>
          <w:szCs w:val="20"/>
        </w:rPr>
        <w:t>is</w:t>
      </w:r>
      <w:r w:rsidR="008F005A">
        <w:rPr>
          <w:rFonts w:ascii="Sylfaen" w:hAnsi="Sylfaen"/>
          <w:color w:val="410C01"/>
          <w:sz w:val="20"/>
          <w:szCs w:val="20"/>
        </w:rPr>
        <w:t xml:space="preserve"> criteri</w:t>
      </w:r>
      <w:r w:rsidR="00212648">
        <w:rPr>
          <w:rFonts w:ascii="Sylfaen" w:hAnsi="Sylfaen"/>
          <w:color w:val="410C01"/>
          <w:sz w:val="20"/>
          <w:szCs w:val="20"/>
        </w:rPr>
        <w:t>on</w:t>
      </w:r>
      <w:r w:rsidR="008F005A">
        <w:rPr>
          <w:rFonts w:ascii="Sylfaen" w:hAnsi="Sylfaen"/>
          <w:color w:val="410C01"/>
          <w:sz w:val="20"/>
          <w:szCs w:val="20"/>
        </w:rPr>
        <w:t xml:space="preserve"> exclude</w:t>
      </w:r>
      <w:r w:rsidR="00212648">
        <w:rPr>
          <w:rFonts w:ascii="Sylfaen" w:hAnsi="Sylfaen"/>
          <w:color w:val="410C01"/>
          <w:sz w:val="20"/>
          <w:szCs w:val="20"/>
        </w:rPr>
        <w:t>s</w:t>
      </w:r>
      <w:r w:rsidR="008F005A">
        <w:rPr>
          <w:rFonts w:ascii="Sylfaen" w:hAnsi="Sylfaen"/>
          <w:color w:val="410C01"/>
          <w:sz w:val="20"/>
          <w:szCs w:val="20"/>
        </w:rPr>
        <w:t xml:space="preserve"> participants who have completed either the entire experiment or a single trial in three standard deviations greater or less than the average participant experiment/trial completion time. As a result, data tends to be excluded from participants who responded very quickly to trials (i.e., may have randomly completed the task) or very slowly (i.e., may have gotten distracted during the experiment). We did not feel a need to implement either of these criterion because A) Participants would achieve ~50% accuracy for the lexical </w:t>
      </w:r>
      <w:r w:rsidR="00054011">
        <w:rPr>
          <w:rFonts w:ascii="Sylfaen" w:hAnsi="Sylfaen"/>
          <w:color w:val="410C01"/>
          <w:sz w:val="20"/>
          <w:szCs w:val="20"/>
        </w:rPr>
        <w:t>decision</w:t>
      </w:r>
      <w:r w:rsidR="008F005A">
        <w:rPr>
          <w:rFonts w:ascii="Sylfaen" w:hAnsi="Sylfaen"/>
          <w:color w:val="410C01"/>
          <w:sz w:val="20"/>
          <w:szCs w:val="20"/>
        </w:rPr>
        <w:t xml:space="preserve"> task if they responded at random or removed one ear from their head</w:t>
      </w:r>
      <w:r w:rsidR="006B721C">
        <w:rPr>
          <w:rFonts w:ascii="Sylfaen" w:hAnsi="Sylfaen"/>
          <w:color w:val="410C01"/>
          <w:sz w:val="20"/>
          <w:szCs w:val="20"/>
        </w:rPr>
        <w:t>phone/earphones, and B)</w:t>
      </w:r>
      <w:r w:rsidR="008F005A">
        <w:rPr>
          <w:rFonts w:ascii="Sylfaen" w:hAnsi="Sylfaen"/>
          <w:color w:val="410C01"/>
          <w:sz w:val="20"/>
          <w:szCs w:val="20"/>
        </w:rPr>
        <w:t xml:space="preserve"> Prolific automatically excludes participants from providing data when they exceed a maximum allotted time based on our estimated time of completion and the value of our compensatory payment. The median completion time for each recruitment period is reported in </w:t>
      </w:r>
      <w:r w:rsidR="00D164A7">
        <w:rPr>
          <w:rFonts w:ascii="Sylfaen" w:hAnsi="Sylfaen"/>
          <w:i/>
          <w:iCs/>
          <w:color w:val="410C01"/>
          <w:sz w:val="20"/>
          <w:szCs w:val="20"/>
        </w:rPr>
        <w:t>Table</w:t>
      </w:r>
      <w:r w:rsidR="008F005A">
        <w:rPr>
          <w:rFonts w:ascii="Sylfaen" w:hAnsi="Sylfaen"/>
          <w:i/>
          <w:iCs/>
          <w:color w:val="410C01"/>
          <w:sz w:val="20"/>
          <w:szCs w:val="20"/>
        </w:rPr>
        <w:t xml:space="preserve"> 1</w:t>
      </w:r>
      <w:r w:rsidR="008F005A">
        <w:rPr>
          <w:rFonts w:ascii="Sylfaen" w:hAnsi="Sylfaen"/>
          <w:color w:val="410C01"/>
          <w:sz w:val="20"/>
          <w:szCs w:val="20"/>
        </w:rPr>
        <w:t xml:space="preserve">. </w:t>
      </w:r>
    </w:p>
    <w:p w14:paraId="19F65E52" w14:textId="21F4751C" w:rsidR="00650597" w:rsidRDefault="00650597" w:rsidP="00650597">
      <w:pPr>
        <w:rPr>
          <w:rFonts w:ascii="Sylfaen" w:hAnsi="Sylfaen"/>
          <w:b/>
          <w:bCs/>
          <w:color w:val="410C01"/>
          <w:sz w:val="20"/>
          <w:szCs w:val="20"/>
        </w:rPr>
      </w:pPr>
      <w:r w:rsidRPr="00650597">
        <w:rPr>
          <w:rFonts w:ascii="Sylfaen" w:hAnsi="Sylfaen"/>
          <w:b/>
          <w:bCs/>
          <w:color w:val="410C01"/>
          <w:sz w:val="20"/>
          <w:szCs w:val="20"/>
        </w:rPr>
        <w:t>Analysis</w:t>
      </w:r>
    </w:p>
    <w:p w14:paraId="355A5AA5" w14:textId="10941910" w:rsidR="006C15E2" w:rsidRPr="006C15E2" w:rsidRDefault="00564494" w:rsidP="00650597">
      <w:pPr>
        <w:rPr>
          <w:rFonts w:ascii="Sylfaen" w:hAnsi="Sylfaen"/>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53472" behindDoc="1" locked="0" layoutInCell="1" allowOverlap="1" wp14:anchorId="17922E35" wp14:editId="1C92455E">
                <wp:simplePos x="0" y="0"/>
                <wp:positionH relativeFrom="margin">
                  <wp:align>right</wp:align>
                </wp:positionH>
                <wp:positionV relativeFrom="paragraph">
                  <wp:posOffset>762635</wp:posOffset>
                </wp:positionV>
                <wp:extent cx="3427095" cy="1854200"/>
                <wp:effectExtent l="0" t="0" r="0" b="0"/>
                <wp:wrapTight wrapText="bothSides">
                  <wp:wrapPolygon edited="0">
                    <wp:start x="0" y="0"/>
                    <wp:lineTo x="0" y="21600"/>
                    <wp:lineTo x="21600" y="21600"/>
                    <wp:lineTo x="21600" y="0"/>
                  </wp:wrapPolygon>
                </wp:wrapTight>
                <wp:docPr id="1724737751" name="TextBox 9">
                  <a:extLst xmlns:a="http://schemas.openxmlformats.org/drawingml/2006/main">
                    <a:ext uri="{FF2B5EF4-FFF2-40B4-BE49-F238E27FC236}">
                      <a16:creationId xmlns:a16="http://schemas.microsoft.com/office/drawing/2014/main" id="{D45487DA-ED17-9573-DAA3-6C2334E6EC7D}"/>
                    </a:ext>
                  </a:extLst>
                </wp:docPr>
                <wp:cNvGraphicFramePr/>
                <a:graphic xmlns:a="http://schemas.openxmlformats.org/drawingml/2006/main">
                  <a:graphicData uri="http://schemas.microsoft.com/office/word/2010/wordprocessingShape">
                    <wps:wsp>
                      <wps:cNvSpPr txBox="1"/>
                      <wps:spPr>
                        <a:xfrm>
                          <a:off x="0" y="0"/>
                          <a:ext cx="3427095" cy="1854200"/>
                        </a:xfrm>
                        <a:prstGeom prst="rect">
                          <a:avLst/>
                        </a:prstGeom>
                        <a:noFill/>
                      </wps:spPr>
                      <wps:txb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proofErr w:type="gramStart"/>
                            <w:r w:rsidR="006C15E2">
                              <w:rPr>
                                <w:rFonts w:ascii="Sylfaen" w:hAnsi="Sylfaen"/>
                                <w:i/>
                                <w:iCs/>
                                <w:color w:val="410C01"/>
                                <w:kern w:val="24"/>
                                <w:sz w:val="16"/>
                                <w:szCs w:val="16"/>
                              </w:rPr>
                              <w:t>(</w:t>
                            </w:r>
                            <w:r w:rsidR="00383E70">
                              <w:rPr>
                                <w:rFonts w:ascii="Sylfaen" w:hAnsi="Sylfaen"/>
                                <w:i/>
                                <w:iCs/>
                                <w:color w:val="410C01"/>
                                <w:kern w:val="24"/>
                                <w:sz w:val="16"/>
                                <w:szCs w:val="16"/>
                              </w:rPr>
                              <w:t>?s</w:t>
                            </w:r>
                            <w:proofErr w:type="gramEnd"/>
                            <w:r w:rsidR="00383E70">
                              <w:rPr>
                                <w:rFonts w:ascii="Sylfaen" w:hAnsi="Sylfaen"/>
                                <w:i/>
                                <w:iCs/>
                                <w:color w:val="410C01"/>
                                <w:kern w:val="24"/>
                                <w:sz w:val="16"/>
                                <w:szCs w:val="16"/>
                              </w:rPr>
                              <w:t xml:space="preserve">,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?sh,</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922E35" id="TextBox 9" o:spid="_x0000_s1037" type="#_x0000_t202" style="position:absolute;margin-left:218.65pt;margin-top:60.05pt;width:269.85pt;height:146pt;z-index:-251563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" filled="f" stroked="f">
                <v:textbo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proofErr w:type="gramStart"/>
                      <w:r w:rsidR="006C15E2">
                        <w:rPr>
                          <w:rFonts w:ascii="Sylfaen" w:hAnsi="Sylfaen"/>
                          <w:i/>
                          <w:iCs/>
                          <w:color w:val="410C01"/>
                          <w:kern w:val="24"/>
                          <w:sz w:val="16"/>
                          <w:szCs w:val="16"/>
                        </w:rPr>
                        <w:t>(</w:t>
                      </w:r>
                      <w:r w:rsidR="00383E70">
                        <w:rPr>
                          <w:rFonts w:ascii="Sylfaen" w:hAnsi="Sylfaen"/>
                          <w:i/>
                          <w:iCs/>
                          <w:color w:val="410C01"/>
                          <w:kern w:val="24"/>
                          <w:sz w:val="16"/>
                          <w:szCs w:val="16"/>
                        </w:rPr>
                        <w:t>?s</w:t>
                      </w:r>
                      <w:proofErr w:type="gramEnd"/>
                      <w:r w:rsidR="00383E70">
                        <w:rPr>
                          <w:rFonts w:ascii="Sylfaen" w:hAnsi="Sylfaen"/>
                          <w:i/>
                          <w:iCs/>
                          <w:color w:val="410C01"/>
                          <w:kern w:val="24"/>
                          <w:sz w:val="16"/>
                          <w:szCs w:val="16"/>
                        </w:rPr>
                        <w:t xml:space="preserve">,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?sh,</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ight" anchorx="margin"/>
              </v:shape>
            </w:pict>
          </mc:Fallback>
        </mc:AlternateContent>
      </w:r>
      <w:r w:rsidR="006C15E2">
        <w:rPr>
          <w:rFonts w:ascii="Sylfaen" w:hAnsi="Sylfaen"/>
          <w:color w:val="410C01"/>
          <w:sz w:val="20"/>
          <w:szCs w:val="20"/>
        </w:rPr>
        <w:t xml:space="preserve">After exclusions, 60 participants remained. Of these 60 participants, 32 attended to a talker with an ambiguous S pronunciation </w:t>
      </w:r>
      <w:proofErr w:type="gramStart"/>
      <w:r w:rsidR="006C15E2">
        <w:rPr>
          <w:rFonts w:ascii="Sylfaen" w:hAnsi="Sylfaen"/>
          <w:color w:val="410C01"/>
          <w:sz w:val="20"/>
          <w:szCs w:val="20"/>
        </w:rPr>
        <w:t>(?s</w:t>
      </w:r>
      <w:proofErr w:type="gramEnd"/>
      <w:r w:rsidR="006C15E2">
        <w:rPr>
          <w:rFonts w:ascii="Sylfaen" w:hAnsi="Sylfaen"/>
          <w:color w:val="410C01"/>
          <w:sz w:val="20"/>
          <w:szCs w:val="20"/>
        </w:rPr>
        <w:t xml:space="preserve">), and 28 attended to a talker with an ambiguous Sh pronunciation (?sh). We determined the average proportion of ASHI responses to each Test Item (13, 17, 18, 19, and 24) with a 95% confidence interval for when the Attended Talker </w:t>
      </w:r>
      <w:proofErr w:type="gramStart"/>
      <w:r w:rsidR="006C15E2">
        <w:rPr>
          <w:rFonts w:ascii="Sylfaen" w:hAnsi="Sylfaen"/>
          <w:color w:val="410C01"/>
          <w:sz w:val="20"/>
          <w:szCs w:val="20"/>
        </w:rPr>
        <w:t>produced ?s</w:t>
      </w:r>
      <w:proofErr w:type="gramEnd"/>
      <w:r w:rsidR="006C15E2">
        <w:rPr>
          <w:rFonts w:ascii="Sylfaen" w:hAnsi="Sylfaen"/>
          <w:color w:val="410C01"/>
          <w:sz w:val="20"/>
          <w:szCs w:val="20"/>
        </w:rPr>
        <w:t xml:space="preserve"> and when the Attended Talker produced ?sh in </w:t>
      </w:r>
      <w:r w:rsidR="006C15E2">
        <w:rPr>
          <w:rFonts w:ascii="Sylfaen" w:hAnsi="Sylfaen"/>
          <w:i/>
          <w:iCs/>
          <w:color w:val="410C01"/>
          <w:sz w:val="20"/>
          <w:szCs w:val="20"/>
        </w:rPr>
        <w:t xml:space="preserve">Figure 8, </w:t>
      </w:r>
      <w:r w:rsidR="006C15E2">
        <w:rPr>
          <w:rFonts w:ascii="Sylfaen" w:hAnsi="Sylfaen"/>
          <w:color w:val="410C01"/>
          <w:sz w:val="20"/>
          <w:szCs w:val="20"/>
        </w:rPr>
        <w:t>below.</w:t>
      </w:r>
    </w:p>
    <w:p w14:paraId="5F299EA4" w14:textId="3B8C4DDE" w:rsidR="006C15E2" w:rsidRDefault="00FE76D9" w:rsidP="00650597">
      <w:pPr>
        <w:rPr>
          <w:rFonts w:ascii="Sylfaen" w:hAnsi="Sylfaen"/>
          <w:b/>
          <w:bCs/>
          <w:color w:val="410C01"/>
          <w:sz w:val="20"/>
          <w:szCs w:val="20"/>
        </w:rPr>
      </w:pPr>
      <w:r w:rsidRPr="006C15E2">
        <w:rPr>
          <w:rFonts w:ascii="Sylfaen" w:hAnsi="Sylfaen"/>
          <w:b/>
          <w:bCs/>
          <w:noProof/>
          <w:color w:val="410C01"/>
          <w:sz w:val="20"/>
          <w:szCs w:val="20"/>
        </w:rPr>
        <w:drawing>
          <wp:anchor distT="0" distB="0" distL="114300" distR="114300" simplePos="0" relativeHeight="251766784" behindDoc="0" locked="0" layoutInCell="1" allowOverlap="1" wp14:anchorId="3C980C24" wp14:editId="78420CC8">
            <wp:simplePos x="0" y="0"/>
            <wp:positionH relativeFrom="margin">
              <wp:align>left</wp:align>
            </wp:positionH>
            <wp:positionV relativeFrom="paragraph">
              <wp:posOffset>8255</wp:posOffset>
            </wp:positionV>
            <wp:extent cx="2508250" cy="2397125"/>
            <wp:effectExtent l="0" t="0" r="6350" b="3175"/>
            <wp:wrapNone/>
            <wp:docPr id="4925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39691" name=""/>
                    <pic:cNvPicPr/>
                  </pic:nvPicPr>
                  <pic:blipFill>
                    <a:blip r:embed="rId21">
                      <a:extLst>
                        <a:ext uri="{28A0092B-C50C-407E-A947-70E740481C1C}">
                          <a14:useLocalDpi xmlns:a14="http://schemas.microsoft.com/office/drawing/2010/main" val="0"/>
                        </a:ext>
                      </a:extLst>
                    </a:blip>
                    <a:stretch>
                      <a:fillRect/>
                    </a:stretch>
                  </pic:blipFill>
                  <pic:spPr>
                    <a:xfrm>
                      <a:off x="0" y="0"/>
                      <a:ext cx="2508250" cy="2397125"/>
                    </a:xfrm>
                    <a:prstGeom prst="rect">
                      <a:avLst/>
                    </a:prstGeom>
                  </pic:spPr>
                </pic:pic>
              </a:graphicData>
            </a:graphic>
            <wp14:sizeRelH relativeFrom="margin">
              <wp14:pctWidth>0</wp14:pctWidth>
            </wp14:sizeRelH>
            <wp14:sizeRelV relativeFrom="margin">
              <wp14:pctHeight>0</wp14:pctHeight>
            </wp14:sizeRelV>
          </wp:anchor>
        </w:drawing>
      </w:r>
    </w:p>
    <w:p w14:paraId="77CBF626" w14:textId="4310C97B" w:rsidR="00C870FB" w:rsidRDefault="00C870FB" w:rsidP="00650597">
      <w:pPr>
        <w:rPr>
          <w:rFonts w:ascii="Sylfaen" w:hAnsi="Sylfaen"/>
          <w:b/>
          <w:bCs/>
          <w:color w:val="410C01"/>
          <w:sz w:val="20"/>
          <w:szCs w:val="20"/>
        </w:rPr>
      </w:pPr>
    </w:p>
    <w:p w14:paraId="00655FDC" w14:textId="412656D8" w:rsidR="00650597" w:rsidRPr="00650597" w:rsidRDefault="00650597" w:rsidP="00650597">
      <w:pPr>
        <w:rPr>
          <w:rFonts w:ascii="Sylfaen" w:hAnsi="Sylfaen"/>
          <w:color w:val="410C01"/>
          <w:sz w:val="20"/>
          <w:szCs w:val="20"/>
        </w:rPr>
      </w:pPr>
    </w:p>
    <w:p w14:paraId="35076C34" w14:textId="58F3075D" w:rsidR="000F48F7" w:rsidRPr="000F48F7" w:rsidRDefault="000F48F7" w:rsidP="000F48F7">
      <w:pPr>
        <w:rPr>
          <w:rFonts w:ascii="Sylfaen" w:hAnsi="Sylfaen"/>
          <w:color w:val="410C01"/>
          <w:sz w:val="20"/>
          <w:szCs w:val="20"/>
        </w:rPr>
      </w:pPr>
    </w:p>
    <w:p w14:paraId="75C1DA75" w14:textId="54CD131A" w:rsidR="00BB5D1E" w:rsidRDefault="00564494" w:rsidP="00B8742F">
      <w:pPr>
        <w:rPr>
          <w:rFonts w:ascii="Sylfaen" w:hAnsi="Sylfaen"/>
          <w:b/>
          <w:bCs/>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71904" behindDoc="0" locked="0" layoutInCell="1" allowOverlap="1" wp14:anchorId="3F4BE8AC" wp14:editId="68D896FA">
                <wp:simplePos x="0" y="0"/>
                <wp:positionH relativeFrom="margin">
                  <wp:align>right</wp:align>
                </wp:positionH>
                <wp:positionV relativeFrom="paragraph">
                  <wp:posOffset>175895</wp:posOffset>
                </wp:positionV>
                <wp:extent cx="3471545" cy="1136650"/>
                <wp:effectExtent l="0" t="0" r="0" b="0"/>
                <wp:wrapNone/>
                <wp:docPr id="1876829795" name="TextBox 9"/>
                <wp:cNvGraphicFramePr/>
                <a:graphic xmlns:a="http://schemas.openxmlformats.org/drawingml/2006/main">
                  <a:graphicData uri="http://schemas.microsoft.com/office/word/2010/wordprocessingShape">
                    <wps:wsp>
                      <wps:cNvSpPr txBox="1"/>
                      <wps:spPr>
                        <a:xfrm>
                          <a:off x="0" y="0"/>
                          <a:ext cx="3471545" cy="1136650"/>
                        </a:xfrm>
                        <a:prstGeom prst="rect">
                          <a:avLst/>
                        </a:prstGeom>
                        <a:noFill/>
                      </wps:spPr>
                      <wps:txb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4BE8AC" id="_x0000_s1038" type="#_x0000_t202" style="position:absolute;margin-left:222.15pt;margin-top:13.85pt;width:273.35pt;height:89.5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" filled="f" stroked="f">
                <v:textbo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v:textbox>
                <w10:wrap anchorx="margin"/>
              </v:shape>
            </w:pict>
          </mc:Fallback>
        </mc:AlternateContent>
      </w:r>
    </w:p>
    <w:p w14:paraId="33F7C1B6" w14:textId="36898556" w:rsidR="00BB5D1E" w:rsidRDefault="00BB5D1E" w:rsidP="00B8742F">
      <w:pPr>
        <w:rPr>
          <w:rFonts w:ascii="Sylfaen" w:hAnsi="Sylfaen"/>
          <w:b/>
          <w:bCs/>
          <w:color w:val="410C01"/>
          <w:sz w:val="20"/>
          <w:szCs w:val="20"/>
        </w:rPr>
      </w:pPr>
    </w:p>
    <w:p w14:paraId="171DAC7C" w14:textId="34334EF0" w:rsidR="006C15E2" w:rsidRDefault="006C15E2" w:rsidP="00B8742F">
      <w:pPr>
        <w:rPr>
          <w:rFonts w:ascii="Sylfaen" w:hAnsi="Sylfaen"/>
          <w:b/>
          <w:bCs/>
          <w:color w:val="410C01"/>
          <w:sz w:val="20"/>
          <w:szCs w:val="20"/>
        </w:rPr>
      </w:pPr>
    </w:p>
    <w:p w14:paraId="7D2B3233" w14:textId="60A0E93D" w:rsidR="006C15E2" w:rsidRDefault="00564494" w:rsidP="00B8742F">
      <w:pPr>
        <w:rPr>
          <w:rFonts w:ascii="Sylfaen" w:hAnsi="Sylfaen"/>
          <w:b/>
          <w:bCs/>
          <w:color w:val="410C01"/>
          <w:sz w:val="20"/>
          <w:szCs w:val="20"/>
        </w:rPr>
      </w:pPr>
      <w:r>
        <w:rPr>
          <w:rFonts w:ascii="Sylfaen" w:hAnsi="Sylfaen"/>
          <w:b/>
          <w:bCs/>
          <w:noProof/>
          <w:color w:val="410C01"/>
          <w:sz w:val="20"/>
          <w:szCs w:val="20"/>
        </w:rPr>
        <w:lastRenderedPageBreak/>
        <w:drawing>
          <wp:anchor distT="0" distB="0" distL="114300" distR="114300" simplePos="0" relativeHeight="251769856" behindDoc="0" locked="0" layoutInCell="1" allowOverlap="1" wp14:anchorId="02DE518B" wp14:editId="0FF21017">
            <wp:simplePos x="0" y="0"/>
            <wp:positionH relativeFrom="margin">
              <wp:posOffset>-146050</wp:posOffset>
            </wp:positionH>
            <wp:positionV relativeFrom="paragraph">
              <wp:posOffset>431165</wp:posOffset>
            </wp:positionV>
            <wp:extent cx="6233795" cy="2513965"/>
            <wp:effectExtent l="0" t="0" r="0" b="635"/>
            <wp:wrapTopAndBottom/>
            <wp:docPr id="3821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381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233795" cy="2513965"/>
                    </a:xfrm>
                    <a:prstGeom prst="rect">
                      <a:avLst/>
                    </a:prstGeom>
                  </pic:spPr>
                </pic:pic>
              </a:graphicData>
            </a:graphic>
            <wp14:sizeRelH relativeFrom="margin">
              <wp14:pctWidth>0</wp14:pctWidth>
            </wp14:sizeRelH>
            <wp14:sizeRelV relativeFrom="margin">
              <wp14:pctHeight>0</wp14:pctHeight>
            </wp14:sizeRelV>
          </wp:anchor>
        </w:drawing>
      </w:r>
    </w:p>
    <w:p w14:paraId="053DF341" w14:textId="00B0A4FD" w:rsidR="006C15E2" w:rsidRDefault="006C15E2" w:rsidP="00B8742F">
      <w:pPr>
        <w:rPr>
          <w:rFonts w:ascii="Sylfaen" w:hAnsi="Sylfaen"/>
          <w:color w:val="410C01"/>
          <w:sz w:val="20"/>
          <w:szCs w:val="20"/>
        </w:rPr>
      </w:pPr>
      <w:r>
        <w:rPr>
          <w:rFonts w:ascii="Sylfaen" w:hAnsi="Sylfaen"/>
          <w:color w:val="410C01"/>
          <w:sz w:val="20"/>
          <w:szCs w:val="20"/>
        </w:rPr>
        <w:t xml:space="preserve">In </w:t>
      </w:r>
      <w:r>
        <w:rPr>
          <w:rFonts w:ascii="Sylfaen" w:hAnsi="Sylfaen"/>
          <w:i/>
          <w:iCs/>
          <w:color w:val="410C01"/>
          <w:sz w:val="20"/>
          <w:szCs w:val="20"/>
        </w:rPr>
        <w:t>Figure 8</w:t>
      </w:r>
      <w:r w:rsidR="00EC2419">
        <w:rPr>
          <w:rFonts w:ascii="Sylfaen" w:hAnsi="Sylfaen"/>
          <w:i/>
          <w:iCs/>
          <w:color w:val="410C01"/>
          <w:sz w:val="20"/>
          <w:szCs w:val="20"/>
        </w:rPr>
        <w:t>a</w:t>
      </w:r>
      <w:r>
        <w:rPr>
          <w:rFonts w:ascii="Sylfaen" w:hAnsi="Sylfaen"/>
          <w:i/>
          <w:iCs/>
          <w:color w:val="410C01"/>
          <w:sz w:val="20"/>
          <w:szCs w:val="20"/>
        </w:rPr>
        <w:t xml:space="preserve">¸ </w:t>
      </w:r>
      <w:r w:rsidR="005338BB">
        <w:rPr>
          <w:rFonts w:ascii="Sylfaen" w:hAnsi="Sylfaen"/>
          <w:color w:val="410C01"/>
          <w:sz w:val="20"/>
          <w:szCs w:val="20"/>
        </w:rPr>
        <w:t xml:space="preserve">we expected the purple psychometric curve to be in the right-most position, and the pink psychometric curve to be positioned left-most: Participants who attended to </w:t>
      </w:r>
      <w:proofErr w:type="gramStart"/>
      <w:r w:rsidR="005338BB">
        <w:rPr>
          <w:rFonts w:ascii="Sylfaen" w:hAnsi="Sylfaen"/>
          <w:color w:val="410C01"/>
          <w:sz w:val="20"/>
          <w:szCs w:val="20"/>
        </w:rPr>
        <w:t>the ?s</w:t>
      </w:r>
      <w:proofErr w:type="gramEnd"/>
      <w:r w:rsidR="005338BB">
        <w:rPr>
          <w:rFonts w:ascii="Sylfaen" w:hAnsi="Sylfaen"/>
          <w:color w:val="410C01"/>
          <w:sz w:val="20"/>
          <w:szCs w:val="20"/>
        </w:rPr>
        <w:t xml:space="preserve"> talker were expected to perceive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sound and an ?s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xml:space="preserve">/ and /s/, eliciting more ASHI responses for the more ASI-like Items. </w:t>
      </w:r>
      <w:r w:rsidR="005338BB">
        <w:rPr>
          <w:rFonts w:ascii="Sylfaen" w:hAnsi="Sylfaen"/>
          <w:color w:val="410C01"/>
          <w:sz w:val="20"/>
          <w:szCs w:val="20"/>
        </w:rPr>
        <w:t xml:space="preserve">Participants who attended to </w:t>
      </w:r>
      <w:proofErr w:type="gramStart"/>
      <w:r w:rsidR="005338BB">
        <w:rPr>
          <w:rFonts w:ascii="Sylfaen" w:hAnsi="Sylfaen"/>
          <w:color w:val="410C01"/>
          <w:sz w:val="20"/>
          <w:szCs w:val="20"/>
        </w:rPr>
        <w:t>the ?sh</w:t>
      </w:r>
      <w:proofErr w:type="gramEnd"/>
      <w:r w:rsidR="005338BB">
        <w:rPr>
          <w:rFonts w:ascii="Sylfaen" w:hAnsi="Sylfaen"/>
          <w:color w:val="410C01"/>
          <w:sz w:val="20"/>
          <w:szCs w:val="20"/>
        </w:rPr>
        <w:t xml:space="preserve"> talker were expected to perceive a typical /</w:t>
      </w:r>
      <w:r w:rsidR="005338BB">
        <w:rPr>
          <w:rFonts w:ascii="Times New Roman" w:hAnsi="Times New Roman" w:cs="Times New Roman"/>
          <w:color w:val="410C01"/>
          <w:sz w:val="20"/>
          <w:szCs w:val="20"/>
        </w:rPr>
        <w:t>s/ sound and an ?sh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and /s/, eliciting less ASHI responses for the more ASHI-like Items.</w:t>
      </w:r>
    </w:p>
    <w:p w14:paraId="0301EF3E" w14:textId="78EFC2B2" w:rsidR="006C15E2" w:rsidRDefault="006C15E2" w:rsidP="00B8742F">
      <w:pPr>
        <w:rPr>
          <w:rFonts w:ascii="Sylfaen" w:hAnsi="Sylfaen"/>
          <w:color w:val="410C01"/>
          <w:sz w:val="20"/>
          <w:szCs w:val="20"/>
        </w:rPr>
      </w:pPr>
      <w:r>
        <w:rPr>
          <w:rFonts w:ascii="Sylfaen" w:hAnsi="Sylfaen"/>
          <w:color w:val="410C01"/>
          <w:sz w:val="20"/>
          <w:szCs w:val="20"/>
        </w:rPr>
        <w:t xml:space="preserve">Our pre-determined measure of significance before analysis is that the average proportion of ASHI responses for the Attended Talker </w:t>
      </w:r>
      <w:proofErr w:type="gramStart"/>
      <w:r>
        <w:rPr>
          <w:rFonts w:ascii="Sylfaen" w:hAnsi="Sylfaen"/>
          <w:color w:val="410C01"/>
          <w:sz w:val="20"/>
          <w:szCs w:val="20"/>
        </w:rPr>
        <w:t>producing ?s</w:t>
      </w:r>
      <w:proofErr w:type="gramEnd"/>
      <w:r>
        <w:rPr>
          <w:rFonts w:ascii="Sylfaen" w:hAnsi="Sylfaen"/>
          <w:color w:val="410C01"/>
          <w:sz w:val="20"/>
          <w:szCs w:val="20"/>
        </w:rPr>
        <w:t xml:space="preserve"> is not within the 95% confidence interval of the proportion of ASHI responses for the Attended Talker producing ?sh, or vice versa. Based on </w:t>
      </w:r>
      <w:r w:rsidR="005338BB">
        <w:rPr>
          <w:rFonts w:ascii="Sylfaen" w:hAnsi="Sylfaen"/>
          <w:color w:val="410C01"/>
          <w:sz w:val="20"/>
          <w:szCs w:val="20"/>
        </w:rPr>
        <w:t>this criterion</w:t>
      </w:r>
      <w:r>
        <w:rPr>
          <w:rFonts w:ascii="Sylfaen" w:hAnsi="Sylfaen"/>
          <w:color w:val="410C01"/>
          <w:sz w:val="20"/>
          <w:szCs w:val="20"/>
        </w:rPr>
        <w:t>, we do not see a significantly different adaptation to the Attended Talker based on the talkers’ pronunciation, suggesting perceptual adaptation did not occur to either ambiguous sound for the Attended Talker.</w:t>
      </w:r>
    </w:p>
    <w:p w14:paraId="759B79DD" w14:textId="7D64E579" w:rsidR="008E15D1" w:rsidRDefault="00564494" w:rsidP="00B8742F">
      <w:pPr>
        <w:rPr>
          <w:rFonts w:ascii="Sylfaen" w:hAnsi="Sylfaen"/>
          <w:color w:val="410C01"/>
          <w:sz w:val="20"/>
          <w:szCs w:val="20"/>
        </w:rPr>
      </w:pPr>
      <w:r w:rsidRPr="005338BB">
        <w:rPr>
          <w:rFonts w:ascii="Sylfaen" w:hAnsi="Sylfaen"/>
          <w:b/>
          <w:bCs/>
          <w:noProof/>
          <w:color w:val="410C01"/>
          <w:sz w:val="20"/>
          <w:szCs w:val="20"/>
        </w:rPr>
        <w:drawing>
          <wp:anchor distT="0" distB="0" distL="114300" distR="114300" simplePos="0" relativeHeight="251767808" behindDoc="0" locked="0" layoutInCell="1" allowOverlap="1" wp14:anchorId="5D8E1DF8" wp14:editId="45BCB688">
            <wp:simplePos x="0" y="0"/>
            <wp:positionH relativeFrom="margin">
              <wp:posOffset>-38100</wp:posOffset>
            </wp:positionH>
            <wp:positionV relativeFrom="paragraph">
              <wp:posOffset>530225</wp:posOffset>
            </wp:positionV>
            <wp:extent cx="5943600" cy="2928620"/>
            <wp:effectExtent l="0" t="0" r="0" b="5080"/>
            <wp:wrapTopAndBottom/>
            <wp:docPr id="11261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2432"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anchor>
        </w:drawing>
      </w:r>
      <w:r w:rsidR="008E15D1">
        <w:rPr>
          <w:rFonts w:ascii="Sylfaen" w:hAnsi="Sylfaen"/>
          <w:b/>
          <w:bCs/>
          <w:noProof/>
          <w:color w:val="410C01"/>
          <w:sz w:val="20"/>
          <w:szCs w:val="20"/>
        </w:rPr>
        <mc:AlternateContent>
          <mc:Choice Requires="wps">
            <w:drawing>
              <wp:anchor distT="0" distB="0" distL="114300" distR="114300" simplePos="0" relativeHeight="251756544" behindDoc="0" locked="0" layoutInCell="1" allowOverlap="1" wp14:anchorId="50F397E7" wp14:editId="421C8D45">
                <wp:simplePos x="0" y="0"/>
                <wp:positionH relativeFrom="margin">
                  <wp:align>right</wp:align>
                </wp:positionH>
                <wp:positionV relativeFrom="paragraph">
                  <wp:posOffset>3395172</wp:posOffset>
                </wp:positionV>
                <wp:extent cx="5942965" cy="1058545"/>
                <wp:effectExtent l="0" t="0" r="0" b="0"/>
                <wp:wrapTopAndBottom/>
                <wp:docPr id="1702621325" name="TextBox 10"/>
                <wp:cNvGraphicFramePr/>
                <a:graphic xmlns:a="http://schemas.openxmlformats.org/drawingml/2006/main">
                  <a:graphicData uri="http://schemas.microsoft.com/office/word/2010/wordprocessingShape">
                    <wps:wsp>
                      <wps:cNvSpPr txBox="1"/>
                      <wps:spPr>
                        <a:xfrm>
                          <a:off x="0" y="0"/>
                          <a:ext cx="5942965" cy="1058545"/>
                        </a:xfrm>
                        <a:prstGeom prst="rect">
                          <a:avLst/>
                        </a:prstGeom>
                        <a:noFill/>
                      </wps:spPr>
                      <wps:txbx>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 xml:space="preserve">he average proportion of ASHI responses by Test Item for the Attended Talker (blue) and the Unattended Talker (orange). The responses are separated by the ambiguous sound production of the Attended Talker </w:t>
                            </w:r>
                            <w:proofErr w:type="gramStart"/>
                            <w:r>
                              <w:rPr>
                                <w:rFonts w:ascii="Sylfaen" w:hAnsi="Sylfaen"/>
                                <w:i/>
                                <w:iCs/>
                                <w:color w:val="410C01"/>
                                <w:kern w:val="24"/>
                                <w:sz w:val="16"/>
                                <w:szCs w:val="16"/>
                              </w:rPr>
                              <w:t>(?s</w:t>
                            </w:r>
                            <w:proofErr w:type="gramEnd"/>
                            <w:r>
                              <w:rPr>
                                <w:rFonts w:ascii="Sylfaen" w:hAnsi="Sylfaen"/>
                                <w:i/>
                                <w:iCs/>
                                <w:color w:val="410C01"/>
                                <w:kern w:val="24"/>
                                <w:sz w:val="16"/>
                                <w:szCs w:val="16"/>
                              </w:rPr>
                              <w:t>, left; ?sh,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 xml:space="preserve">?sh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spAutoFit/>
                      </wps:bodyPr>
                    </wps:wsp>
                  </a:graphicData>
                </a:graphic>
                <wp14:sizeRelH relativeFrom="margin">
                  <wp14:pctWidth>0</wp14:pctWidth>
                </wp14:sizeRelH>
              </wp:anchor>
            </w:drawing>
          </mc:Choice>
          <mc:Fallback>
            <w:pict>
              <v:shape w14:anchorId="50F397E7" id="TextBox 10" o:spid="_x0000_s1039" type="#_x0000_t202" style="position:absolute;margin-left:416.75pt;margin-top:267.35pt;width:467.95pt;height:83.3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" filled="f" stroked="f">
                <v:textbox style="mso-fit-shape-to-text:t">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 xml:space="preserve">he average proportion of ASHI responses by Test Item for the Attended Talker (blue) and the Unattended Talker (orange). The responses are separated by the ambiguous sound production of the Attended Talker </w:t>
                      </w:r>
                      <w:proofErr w:type="gramStart"/>
                      <w:r>
                        <w:rPr>
                          <w:rFonts w:ascii="Sylfaen" w:hAnsi="Sylfaen"/>
                          <w:i/>
                          <w:iCs/>
                          <w:color w:val="410C01"/>
                          <w:kern w:val="24"/>
                          <w:sz w:val="16"/>
                          <w:szCs w:val="16"/>
                        </w:rPr>
                        <w:t>(?s</w:t>
                      </w:r>
                      <w:proofErr w:type="gramEnd"/>
                      <w:r>
                        <w:rPr>
                          <w:rFonts w:ascii="Sylfaen" w:hAnsi="Sylfaen"/>
                          <w:i/>
                          <w:iCs/>
                          <w:color w:val="410C01"/>
                          <w:kern w:val="24"/>
                          <w:sz w:val="16"/>
                          <w:szCs w:val="16"/>
                        </w:rPr>
                        <w:t>, left; ?sh,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 xml:space="preserve">?sh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opAndBottom" anchorx="margin"/>
              </v:shape>
            </w:pict>
          </mc:Fallback>
        </mc:AlternateContent>
      </w:r>
      <w:r w:rsidR="005338BB">
        <w:rPr>
          <w:rFonts w:ascii="Sylfaen" w:hAnsi="Sylfaen"/>
          <w:color w:val="410C01"/>
          <w:sz w:val="20"/>
          <w:szCs w:val="20"/>
        </w:rPr>
        <w:t xml:space="preserve">We then compared </w:t>
      </w:r>
      <w:r w:rsidR="008E15D1">
        <w:rPr>
          <w:rFonts w:ascii="Sylfaen" w:hAnsi="Sylfaen"/>
          <w:color w:val="410C01"/>
          <w:sz w:val="20"/>
          <w:szCs w:val="20"/>
        </w:rPr>
        <w:t xml:space="preserve">the average </w:t>
      </w:r>
      <w:r w:rsidR="005338BB">
        <w:rPr>
          <w:rFonts w:ascii="Sylfaen" w:hAnsi="Sylfaen"/>
          <w:color w:val="410C01"/>
          <w:sz w:val="20"/>
          <w:szCs w:val="20"/>
        </w:rPr>
        <w:t xml:space="preserve">perceptual adaptation between the Attended Talker (represented in blue) and the Unattended Talker (represented in orange) within each </w:t>
      </w:r>
      <w:r>
        <w:rPr>
          <w:rFonts w:ascii="Sylfaen" w:hAnsi="Sylfaen"/>
          <w:color w:val="410C01"/>
          <w:sz w:val="20"/>
          <w:szCs w:val="20"/>
        </w:rPr>
        <w:t>condition</w:t>
      </w:r>
      <w:r w:rsidR="008E15D1">
        <w:rPr>
          <w:rFonts w:ascii="Sylfaen" w:hAnsi="Sylfaen"/>
          <w:color w:val="410C01"/>
          <w:sz w:val="20"/>
          <w:szCs w:val="20"/>
        </w:rPr>
        <w:t xml:space="preserve"> (</w:t>
      </w:r>
      <w:r w:rsidR="008E15D1">
        <w:rPr>
          <w:rFonts w:ascii="Sylfaen" w:hAnsi="Sylfaen"/>
          <w:i/>
          <w:iCs/>
          <w:color w:val="410C01"/>
          <w:sz w:val="20"/>
          <w:szCs w:val="20"/>
        </w:rPr>
        <w:t xml:space="preserve">Figure 9, </w:t>
      </w:r>
      <w:r w:rsidR="008E15D1">
        <w:rPr>
          <w:rFonts w:ascii="Sylfaen" w:hAnsi="Sylfaen"/>
          <w:color w:val="410C01"/>
          <w:sz w:val="20"/>
          <w:szCs w:val="20"/>
        </w:rPr>
        <w:t>below)</w:t>
      </w:r>
      <w:r w:rsidR="005338BB">
        <w:rPr>
          <w:rFonts w:ascii="Sylfaen" w:hAnsi="Sylfaen"/>
          <w:color w:val="410C01"/>
          <w:sz w:val="20"/>
          <w:szCs w:val="20"/>
        </w:rPr>
        <w:t xml:space="preserve">. </w:t>
      </w:r>
    </w:p>
    <w:p w14:paraId="40D3253E" w14:textId="7625ED9D" w:rsidR="00BB5D1E" w:rsidRDefault="008E15D1" w:rsidP="00B8742F">
      <w:pPr>
        <w:rPr>
          <w:rFonts w:ascii="Sylfaen" w:hAnsi="Sylfaen"/>
          <w:color w:val="410C01"/>
          <w:sz w:val="20"/>
          <w:szCs w:val="20"/>
        </w:rPr>
      </w:pPr>
      <w:r>
        <w:rPr>
          <w:rFonts w:ascii="Sylfaen" w:hAnsi="Sylfaen"/>
          <w:color w:val="410C01"/>
          <w:sz w:val="20"/>
          <w:szCs w:val="20"/>
        </w:rPr>
        <w:lastRenderedPageBreak/>
        <w:t>Using the same pre-determined criterion for significance, we did not find a significant difference between how participants perceived the Attended Talker with an ambiguous pronunciation (</w:t>
      </w:r>
      <w:proofErr w:type="gramStart"/>
      <w:r>
        <w:rPr>
          <w:rFonts w:ascii="Sylfaen" w:hAnsi="Sylfaen"/>
          <w:color w:val="410C01"/>
          <w:sz w:val="20"/>
          <w:szCs w:val="20"/>
        </w:rPr>
        <w:t>either ?s</w:t>
      </w:r>
      <w:proofErr w:type="gramEnd"/>
      <w:r>
        <w:rPr>
          <w:rFonts w:ascii="Sylfaen" w:hAnsi="Sylfaen"/>
          <w:color w:val="410C01"/>
          <w:sz w:val="20"/>
          <w:szCs w:val="20"/>
        </w:rPr>
        <w:t xml:space="preserve"> or ?sh) or the Unattended Talker with the inverted ambiguous production (either ?sh or ?s).  This result further substantiates that no perceptual adaptation occurred to either talker.</w:t>
      </w:r>
    </w:p>
    <w:p w14:paraId="4C43F331" w14:textId="5F7815A7" w:rsidR="00BB5D1E" w:rsidRPr="008E15D1" w:rsidRDefault="008E15D1" w:rsidP="00B8742F">
      <w:pPr>
        <w:rPr>
          <w:rFonts w:ascii="Sylfaen" w:hAnsi="Sylfaen"/>
          <w:color w:val="410C01"/>
          <w:sz w:val="20"/>
          <w:szCs w:val="20"/>
        </w:rPr>
      </w:pPr>
      <w:r>
        <w:rPr>
          <w:rFonts w:ascii="Sylfaen" w:hAnsi="Sylfaen"/>
          <w:color w:val="410C01"/>
          <w:sz w:val="20"/>
          <w:szCs w:val="20"/>
        </w:rPr>
        <w:t xml:space="preserve">We also compared the average proportion of ASHI responses for each Test Item by test block, and compared the data separately based on the genders assigned to the Attended Talker and the Unattended Talker. This allowed us to determine if there was perceptual adaptation in some of the earlier test blocks that then assimilated over time, or if there were differences in perceptual adaptation influenced by the voices assigned to the talkers. We do not see indications of either effect in </w:t>
      </w:r>
      <w:r>
        <w:rPr>
          <w:rFonts w:ascii="Sylfaen" w:hAnsi="Sylfaen"/>
          <w:i/>
          <w:iCs/>
          <w:color w:val="410C01"/>
          <w:sz w:val="20"/>
          <w:szCs w:val="20"/>
        </w:rPr>
        <w:t>Figure 10</w:t>
      </w:r>
      <w:r w:rsidR="00874033">
        <w:rPr>
          <w:rFonts w:ascii="Sylfaen" w:hAnsi="Sylfaen"/>
          <w:i/>
          <w:iCs/>
          <w:color w:val="410C01"/>
          <w:sz w:val="20"/>
          <w:szCs w:val="20"/>
        </w:rPr>
        <w:t xml:space="preserve">, </w:t>
      </w:r>
      <w:r w:rsidR="00874033">
        <w:rPr>
          <w:rFonts w:ascii="Sylfaen" w:hAnsi="Sylfaen"/>
          <w:color w:val="410C01"/>
          <w:sz w:val="20"/>
          <w:szCs w:val="20"/>
        </w:rPr>
        <w:t>on the following page</w:t>
      </w:r>
      <w:r>
        <w:rPr>
          <w:rFonts w:ascii="Sylfaen" w:hAnsi="Sylfaen"/>
          <w:color w:val="410C01"/>
          <w:sz w:val="20"/>
          <w:szCs w:val="20"/>
        </w:rPr>
        <w:t>.</w:t>
      </w:r>
    </w:p>
    <w:p w14:paraId="29FC8283" w14:textId="5497CEB5" w:rsidR="0058306F" w:rsidRDefault="0058306F" w:rsidP="0058306F">
      <w:pPr>
        <w:jc w:val="center"/>
        <w:rPr>
          <w:rFonts w:ascii="Sylfaen" w:hAnsi="Sylfaen"/>
          <w:b/>
          <w:bCs/>
          <w:color w:val="410C01"/>
          <w:sz w:val="20"/>
          <w:szCs w:val="20"/>
        </w:rPr>
      </w:pPr>
      <w:r w:rsidRPr="0058306F">
        <w:rPr>
          <w:rFonts w:ascii="Sylfaen" w:hAnsi="Sylfaen"/>
          <w:b/>
          <w:bCs/>
          <w:noProof/>
          <w:color w:val="410C01"/>
          <w:sz w:val="20"/>
          <w:szCs w:val="20"/>
        </w:rPr>
        <mc:AlternateContent>
          <mc:Choice Requires="wps">
            <w:drawing>
              <wp:anchor distT="0" distB="0" distL="114300" distR="114300" simplePos="0" relativeHeight="251759616" behindDoc="0" locked="0" layoutInCell="1" allowOverlap="1" wp14:anchorId="1966D7D0" wp14:editId="1B584431">
                <wp:simplePos x="0" y="0"/>
                <wp:positionH relativeFrom="margin">
                  <wp:align>right</wp:align>
                </wp:positionH>
                <wp:positionV relativeFrom="paragraph">
                  <wp:posOffset>2461260</wp:posOffset>
                </wp:positionV>
                <wp:extent cx="5991860" cy="1011555"/>
                <wp:effectExtent l="0" t="0" r="0" b="0"/>
                <wp:wrapSquare wrapText="bothSides"/>
                <wp:docPr id="1579828713" name="TextBox 7"/>
                <wp:cNvGraphicFramePr/>
                <a:graphic xmlns:a="http://schemas.openxmlformats.org/drawingml/2006/main">
                  <a:graphicData uri="http://schemas.microsoft.com/office/word/2010/wordprocessingShape">
                    <wps:wsp>
                      <wps:cNvSpPr txBox="1"/>
                      <wps:spPr>
                        <a:xfrm>
                          <a:off x="0" y="0"/>
                          <a:ext cx="5991860" cy="1011555"/>
                        </a:xfrm>
                        <a:prstGeom prst="rect">
                          <a:avLst/>
                        </a:prstGeom>
                        <a:noFill/>
                      </wps:spPr>
                      <wps:txb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wps:txbx>
                      <wps:bodyPr wrap="square" rtlCol="0">
                        <a:noAutofit/>
                      </wps:bodyPr>
                    </wps:wsp>
                  </a:graphicData>
                </a:graphic>
                <wp14:sizeRelH relativeFrom="margin">
                  <wp14:pctWidth>0</wp14:pctWidth>
                </wp14:sizeRelH>
              </wp:anchor>
            </w:drawing>
          </mc:Choice>
          <mc:Fallback>
            <w:pict>
              <v:shape w14:anchorId="1966D7D0" id="TextBox 7" o:spid="_x0000_s1040" type="#_x0000_t202" style="position:absolute;left:0;text-align:left;margin-left:420.6pt;margin-top:193.8pt;width:471.8pt;height:79.6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" filled="f" stroked="f">
                <v:textbo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v:textbox>
                <w10:wrap type="square" anchorx="margin"/>
              </v:shape>
            </w:pict>
          </mc:Fallback>
        </mc:AlternateContent>
      </w:r>
      <w:r w:rsidRPr="0058306F">
        <w:rPr>
          <w:rFonts w:ascii="Sylfaen" w:hAnsi="Sylfaen"/>
          <w:b/>
          <w:bCs/>
          <w:noProof/>
          <w:color w:val="410C01"/>
          <w:sz w:val="20"/>
          <w:szCs w:val="20"/>
        </w:rPr>
        <w:drawing>
          <wp:anchor distT="0" distB="0" distL="114300" distR="114300" simplePos="0" relativeHeight="251768832" behindDoc="0" locked="0" layoutInCell="1" allowOverlap="1" wp14:anchorId="1897AC5E" wp14:editId="4E623E0B">
            <wp:simplePos x="0" y="0"/>
            <wp:positionH relativeFrom="margin">
              <wp:align>right</wp:align>
            </wp:positionH>
            <wp:positionV relativeFrom="paragraph">
              <wp:posOffset>133292</wp:posOffset>
            </wp:positionV>
            <wp:extent cx="5943600" cy="2345690"/>
            <wp:effectExtent l="0" t="0" r="0" b="0"/>
            <wp:wrapTopAndBottom/>
            <wp:docPr id="9225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3164"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anchor>
        </w:drawing>
      </w:r>
      <w:r w:rsidRPr="0058306F">
        <w:rPr>
          <w:rFonts w:ascii="Sylfaen" w:hAnsi="Sylfaen"/>
          <w:b/>
          <w:bCs/>
          <w:color w:val="410C01"/>
          <w:sz w:val="20"/>
          <w:szCs w:val="20"/>
        </w:rPr>
        <w:t>Discussi</w:t>
      </w:r>
      <w:r>
        <w:rPr>
          <w:rFonts w:ascii="Sylfaen" w:hAnsi="Sylfaen"/>
          <w:b/>
          <w:bCs/>
          <w:color w:val="410C01"/>
          <w:sz w:val="20"/>
          <w:szCs w:val="20"/>
        </w:rPr>
        <w:t>on</w:t>
      </w:r>
    </w:p>
    <w:p w14:paraId="2A2C186D" w14:textId="6C0E5DA9" w:rsidR="00874033" w:rsidRDefault="00711299" w:rsidP="0058306F">
      <w:pPr>
        <w:rPr>
          <w:rFonts w:ascii="Sylfaen" w:hAnsi="Sylfaen"/>
          <w:color w:val="410C01"/>
          <w:sz w:val="20"/>
          <w:szCs w:val="20"/>
        </w:rPr>
      </w:pPr>
      <w:r>
        <w:rPr>
          <w:rFonts w:ascii="Sylfaen" w:hAnsi="Sylfaen"/>
          <w:color w:val="410C01"/>
          <w:sz w:val="20"/>
          <w:szCs w:val="20"/>
        </w:rPr>
        <w:t xml:space="preserve">Though our </w:t>
      </w:r>
      <w:r w:rsidR="007524C0">
        <w:rPr>
          <w:rFonts w:ascii="Sylfaen" w:hAnsi="Sylfaen"/>
          <w:color w:val="410C01"/>
          <w:sz w:val="20"/>
          <w:szCs w:val="20"/>
        </w:rPr>
        <w:t>results suggest that participants failed to adapt their perception to either talker,</w:t>
      </w:r>
      <w:r>
        <w:rPr>
          <w:rFonts w:ascii="Sylfaen" w:hAnsi="Sylfaen"/>
          <w:color w:val="410C01"/>
          <w:sz w:val="20"/>
          <w:szCs w:val="20"/>
        </w:rPr>
        <w:t xml:space="preserve"> they do potentially support that necessity of attentional resources for the speech perception adaptation.</w:t>
      </w:r>
      <w:r w:rsidR="007524C0">
        <w:rPr>
          <w:rFonts w:ascii="Sylfaen" w:hAnsi="Sylfaen"/>
          <w:color w:val="410C01"/>
          <w:sz w:val="20"/>
          <w:szCs w:val="20"/>
        </w:rPr>
        <w:t xml:space="preserve"> There are several possibilities as to why </w:t>
      </w:r>
      <w:r>
        <w:rPr>
          <w:rFonts w:ascii="Sylfaen" w:hAnsi="Sylfaen"/>
          <w:color w:val="410C01"/>
          <w:sz w:val="20"/>
          <w:szCs w:val="20"/>
        </w:rPr>
        <w:t xml:space="preserve">we did not observe adaptation to either talker, the most promising of which </w:t>
      </w:r>
      <w:r w:rsidR="003C4D34">
        <w:rPr>
          <w:rFonts w:ascii="Sylfaen" w:hAnsi="Sylfaen"/>
          <w:color w:val="410C01"/>
          <w:sz w:val="20"/>
          <w:szCs w:val="20"/>
        </w:rPr>
        <w:t xml:space="preserve">possibly </w:t>
      </w:r>
      <w:r>
        <w:rPr>
          <w:rFonts w:ascii="Sylfaen" w:hAnsi="Sylfaen"/>
          <w:color w:val="410C01"/>
          <w:sz w:val="20"/>
          <w:szCs w:val="20"/>
        </w:rPr>
        <w:t xml:space="preserve">support </w:t>
      </w:r>
      <w:r w:rsidR="003C4D34">
        <w:rPr>
          <w:rFonts w:ascii="Sylfaen" w:hAnsi="Sylfaen"/>
          <w:color w:val="410C01"/>
          <w:sz w:val="20"/>
          <w:szCs w:val="20"/>
        </w:rPr>
        <w:t>unintended effects of the paradigm and/or exposure tasks. If our results were caused by the presence of two simultaneous talkers degrading the perceived speech signal—possibly in conjunction with us employing a lexical recognition task during our Exposure Phase—then the additional strain on attention and/or other cognitive resources may be responsible for the lack of perceptual adaptation. Further research is necessary to determine the validity of this conclusion.</w:t>
      </w:r>
    </w:p>
    <w:p w14:paraId="6F86E452" w14:textId="20BCFD66" w:rsidR="00DB4910" w:rsidRPr="00DB4910" w:rsidRDefault="00DB4910" w:rsidP="0058306F">
      <w:pPr>
        <w:rPr>
          <w:rFonts w:ascii="Sylfaen" w:hAnsi="Sylfaen"/>
          <w:b/>
          <w:bCs/>
          <w:color w:val="410C01"/>
          <w:sz w:val="20"/>
          <w:szCs w:val="20"/>
        </w:rPr>
      </w:pPr>
      <w:r>
        <w:rPr>
          <w:rFonts w:ascii="Sylfaen" w:hAnsi="Sylfaen"/>
          <w:b/>
          <w:bCs/>
          <w:color w:val="410C01"/>
          <w:sz w:val="20"/>
          <w:szCs w:val="20"/>
        </w:rPr>
        <w:t>Improper task completion</w:t>
      </w:r>
    </w:p>
    <w:p w14:paraId="4C563F8E" w14:textId="51DF6AAC" w:rsidR="00874033" w:rsidRPr="00DB4910" w:rsidRDefault="00DB4910" w:rsidP="0058306F">
      <w:pPr>
        <w:rPr>
          <w:rFonts w:ascii="Sylfaen" w:hAnsi="Sylfaen"/>
          <w:i/>
          <w:iCs/>
          <w:color w:val="410C01"/>
          <w:sz w:val="20"/>
          <w:szCs w:val="20"/>
        </w:rPr>
      </w:pPr>
      <w:r>
        <w:rPr>
          <w:rFonts w:ascii="Sylfaen" w:hAnsi="Sylfaen"/>
          <w:i/>
          <w:iCs/>
          <w:color w:val="410C01"/>
          <w:sz w:val="20"/>
          <w:szCs w:val="20"/>
        </w:rPr>
        <w:t>The 2-AFC lexical recognition tasks</w:t>
      </w:r>
    </w:p>
    <w:p w14:paraId="4D55FB53" w14:textId="63DDF58F" w:rsidR="0058306F" w:rsidRDefault="00874033" w:rsidP="0058306F">
      <w:pPr>
        <w:rPr>
          <w:rFonts w:ascii="Sylfaen" w:hAnsi="Sylfaen"/>
          <w:color w:val="410C01"/>
          <w:sz w:val="20"/>
          <w:szCs w:val="20"/>
        </w:rPr>
      </w:pPr>
      <w:r>
        <w:rPr>
          <w:rFonts w:ascii="Sylfaen" w:hAnsi="Sylfaen"/>
          <w:color w:val="410C01"/>
          <w:sz w:val="20"/>
          <w:szCs w:val="20"/>
        </w:rPr>
        <w:t>O</w:t>
      </w:r>
      <w:r w:rsidR="007524C0">
        <w:rPr>
          <w:rFonts w:ascii="Sylfaen" w:hAnsi="Sylfaen"/>
          <w:color w:val="410C01"/>
          <w:sz w:val="20"/>
          <w:szCs w:val="20"/>
        </w:rPr>
        <w:t>ne possible reason that we do not observe perceptual adaptation to either talker is that participants did not complete the task as instructed. However, this explanation is highly unlikely. Our experiment design and pre-</w:t>
      </w:r>
      <w:r w:rsidR="007524C0">
        <w:rPr>
          <w:rFonts w:ascii="Sylfaen" w:hAnsi="Sylfaen"/>
          <w:color w:val="410C01"/>
          <w:sz w:val="20"/>
          <w:szCs w:val="20"/>
        </w:rPr>
        <w:lastRenderedPageBreak/>
        <w:t xml:space="preserve">determined exclusion criteria should have omitted the data from any participant who selected their responses at random, attended to the incorrect talker, or only listened to the audio in one ear. </w:t>
      </w:r>
      <w:r w:rsidR="006160A3">
        <w:rPr>
          <w:rFonts w:ascii="Sylfaen" w:hAnsi="Sylfaen"/>
          <w:color w:val="410C01"/>
          <w:sz w:val="20"/>
          <w:szCs w:val="20"/>
        </w:rPr>
        <w:t>Most of</w:t>
      </w:r>
      <w:r w:rsidR="007524C0">
        <w:rPr>
          <w:rFonts w:ascii="Sylfaen" w:hAnsi="Sylfaen"/>
          <w:color w:val="410C01"/>
          <w:sz w:val="20"/>
          <w:szCs w:val="20"/>
        </w:rPr>
        <w:t xml:space="preserve"> the participants reported their responses correctly at least 80% of the time</w:t>
      </w:r>
      <w:r w:rsidR="006160A3">
        <w:rPr>
          <w:rFonts w:ascii="Sylfaen" w:hAnsi="Sylfaen"/>
          <w:color w:val="410C01"/>
          <w:sz w:val="20"/>
          <w:szCs w:val="20"/>
        </w:rPr>
        <w:t>—compared to the 50% threshold that would have suggested accuracy by chance</w:t>
      </w:r>
      <w:r w:rsidR="00494284">
        <w:rPr>
          <w:rFonts w:ascii="Sylfaen" w:hAnsi="Sylfaen"/>
          <w:color w:val="410C01"/>
          <w:sz w:val="20"/>
          <w:szCs w:val="20"/>
        </w:rPr>
        <w:t>, or the 25% threshold that would have suggested the participant completed the task for the Unattended Talker</w:t>
      </w:r>
      <w:r w:rsidR="006160A3">
        <w:rPr>
          <w:rFonts w:ascii="Sylfaen" w:hAnsi="Sylfaen"/>
          <w:color w:val="410C01"/>
          <w:sz w:val="20"/>
          <w:szCs w:val="20"/>
        </w:rPr>
        <w:t>—and</w:t>
      </w:r>
      <w:r w:rsidR="007524C0">
        <w:rPr>
          <w:rFonts w:ascii="Sylfaen" w:hAnsi="Sylfaen"/>
          <w:color w:val="410C01"/>
          <w:sz w:val="20"/>
          <w:szCs w:val="20"/>
        </w:rPr>
        <w:t xml:space="preserve"> all the participants included in this analysis correctly responded to at least 60% of the Critical Items, and at least 50% of the ambiguous Critical Items and 50% of the unambiguous Critical Items. This confirms that participants were accurately recognizing the Words presented in the </w:t>
      </w:r>
      <w:r w:rsidR="006160A3">
        <w:rPr>
          <w:rFonts w:ascii="Sylfaen" w:hAnsi="Sylfaen"/>
          <w:color w:val="410C01"/>
          <w:sz w:val="20"/>
          <w:szCs w:val="20"/>
        </w:rPr>
        <w:t>experiment and</w:t>
      </w:r>
      <w:r w:rsidR="007524C0">
        <w:rPr>
          <w:rFonts w:ascii="Sylfaen" w:hAnsi="Sylfaen"/>
          <w:color w:val="410C01"/>
          <w:sz w:val="20"/>
          <w:szCs w:val="20"/>
        </w:rPr>
        <w:t xml:space="preserve"> should have </w:t>
      </w:r>
      <w:r w:rsidR="006160A3">
        <w:rPr>
          <w:rFonts w:ascii="Sylfaen" w:hAnsi="Sylfaen"/>
          <w:color w:val="410C01"/>
          <w:sz w:val="20"/>
          <w:szCs w:val="20"/>
        </w:rPr>
        <w:t xml:space="preserve">recognized enough of the words in the Critical Items to have provided labels for the ambiguous sounds. </w:t>
      </w:r>
    </w:p>
    <w:p w14:paraId="588ED074" w14:textId="77777777" w:rsidR="00651D5E" w:rsidRDefault="006160A3" w:rsidP="00B8742F">
      <w:pPr>
        <w:rPr>
          <w:rFonts w:ascii="Sylfaen" w:hAnsi="Sylfaen"/>
          <w:noProof/>
          <w:color w:val="410C01"/>
          <w:sz w:val="20"/>
          <w:szCs w:val="20"/>
        </w:rPr>
      </w:pPr>
      <w:r>
        <w:rPr>
          <w:rFonts w:ascii="Sylfaen" w:hAnsi="Sylfaen"/>
          <w:color w:val="410C01"/>
          <w:sz w:val="20"/>
          <w:szCs w:val="20"/>
        </w:rPr>
        <w:t>Furthermore, participant responses to the exit survey questions about the talkers’ /s/-/</w:t>
      </w:r>
      <w:r w:rsidRPr="00857E63">
        <w:rPr>
          <w:rFonts w:ascii="Times New Roman" w:hAnsi="Times New Roman" w:cs="Times New Roman"/>
          <w:color w:val="410C01"/>
          <w:sz w:val="20"/>
          <w:szCs w:val="20"/>
        </w:rPr>
        <w:t>ʃ</w:t>
      </w:r>
      <w:r>
        <w:rPr>
          <w:rFonts w:ascii="Sylfaen" w:hAnsi="Sylfaen"/>
          <w:color w:val="410C01"/>
          <w:sz w:val="20"/>
          <w:szCs w:val="20"/>
        </w:rPr>
        <w:t>/ production (</w:t>
      </w:r>
      <w:r w:rsidRPr="006160A3">
        <w:rPr>
          <w:rFonts w:ascii="Sylfaen" w:hAnsi="Sylfaen"/>
          <w:i/>
          <w:iCs/>
          <w:color w:val="410C01"/>
          <w:sz w:val="20"/>
          <w:szCs w:val="20"/>
        </w:rPr>
        <w:t>Tables 2a</w:t>
      </w:r>
      <w:r>
        <w:rPr>
          <w:rFonts w:ascii="Sylfaen" w:hAnsi="Sylfaen"/>
          <w:color w:val="410C01"/>
          <w:sz w:val="20"/>
          <w:szCs w:val="20"/>
        </w:rPr>
        <w:t xml:space="preserve"> and </w:t>
      </w:r>
      <w:r w:rsidRPr="006160A3">
        <w:rPr>
          <w:rFonts w:ascii="Sylfaen" w:hAnsi="Sylfaen"/>
          <w:i/>
          <w:iCs/>
          <w:color w:val="410C01"/>
          <w:sz w:val="20"/>
          <w:szCs w:val="20"/>
        </w:rPr>
        <w:t>2b</w:t>
      </w:r>
      <w:r>
        <w:rPr>
          <w:rFonts w:ascii="Sylfaen" w:hAnsi="Sylfaen"/>
          <w:i/>
          <w:iCs/>
          <w:color w:val="410C01"/>
          <w:sz w:val="20"/>
          <w:szCs w:val="20"/>
        </w:rPr>
        <w:t xml:space="preserve">, </w:t>
      </w:r>
      <w:r>
        <w:rPr>
          <w:rFonts w:ascii="Sylfaen" w:hAnsi="Sylfaen"/>
          <w:color w:val="410C01"/>
          <w:sz w:val="20"/>
          <w:szCs w:val="20"/>
        </w:rPr>
        <w:t>below) suggest that some participants may have consciously noticed the atypical pronunciation in one or both talkers. Though accuracy in this form of reporting tend to be inaccurate—many participants may not be able to reliably recall the direction of the ambiguous sound (/s/ produced like “sh” or /</w:t>
      </w:r>
      <w:r w:rsidRPr="00857E63">
        <w:rPr>
          <w:rFonts w:ascii="Times New Roman" w:hAnsi="Times New Roman" w:cs="Times New Roman"/>
          <w:color w:val="410C01"/>
          <w:sz w:val="20"/>
          <w:szCs w:val="20"/>
        </w:rPr>
        <w:t>ʃ</w:t>
      </w:r>
      <w:r>
        <w:rPr>
          <w:rFonts w:ascii="Times New Roman" w:hAnsi="Times New Roman" w:cs="Times New Roman"/>
          <w:color w:val="410C01"/>
          <w:sz w:val="20"/>
          <w:szCs w:val="20"/>
        </w:rPr>
        <w:t xml:space="preserve">/ produced </w:t>
      </w:r>
      <w:r>
        <w:rPr>
          <w:rFonts w:ascii="Sylfaen" w:hAnsi="Sylfaen"/>
          <w:color w:val="410C01"/>
          <w:sz w:val="20"/>
          <w:szCs w:val="20"/>
        </w:rPr>
        <w:t xml:space="preserve"> like “s”), or if they had heard anything odd about the pronunciation</w:t>
      </w:r>
      <w:r w:rsidR="005E3AFA">
        <w:rPr>
          <w:rFonts w:ascii="Sylfaen" w:hAnsi="Sylfaen"/>
          <w:color w:val="410C01"/>
          <w:sz w:val="20"/>
          <w:szCs w:val="20"/>
        </w:rPr>
        <w:t xml:space="preserve"> in the Exposure Phase</w:t>
      </w:r>
      <w:r>
        <w:rPr>
          <w:rFonts w:ascii="Sylfaen" w:hAnsi="Sylfaen"/>
          <w:color w:val="410C01"/>
          <w:sz w:val="20"/>
          <w:szCs w:val="20"/>
        </w:rPr>
        <w:t xml:space="preserve"> at all</w:t>
      </w:r>
      <w:r w:rsidR="005E3AFA">
        <w:rPr>
          <w:rFonts w:ascii="Sylfaen" w:hAnsi="Sylfaen"/>
          <w:color w:val="410C01"/>
          <w:sz w:val="20"/>
          <w:szCs w:val="20"/>
        </w:rPr>
        <w:t xml:space="preserve"> after having completed the Test Phase before the exit survey—the inaccuracy tends to be biased towards participants reporting not having noticed the (correct) ambiguous pronunciation.</w:t>
      </w:r>
      <w:r w:rsidR="00651D5E">
        <w:rPr>
          <w:rFonts w:ascii="Sylfaen" w:hAnsi="Sylfaen"/>
          <w:color w:val="410C01"/>
          <w:sz w:val="20"/>
          <w:szCs w:val="20"/>
        </w:rPr>
        <w:t xml:space="preserve"> </w:t>
      </w:r>
      <w:r w:rsidR="00874033">
        <w:rPr>
          <w:rFonts w:ascii="Sylfaen" w:hAnsi="Sylfaen"/>
          <w:color w:val="410C01"/>
          <w:sz w:val="20"/>
          <w:szCs w:val="20"/>
        </w:rPr>
        <w:t>In combination, these factors suggest that participants did complete the 2-AFC lexical recognition tasks in the Exposure Phase as intended.</w:t>
      </w:r>
      <w:r w:rsidR="00651D5E" w:rsidRPr="00651D5E">
        <w:rPr>
          <w:rFonts w:ascii="Sylfaen" w:hAnsi="Sylfaen"/>
          <w:noProof/>
          <w:color w:val="410C01"/>
          <w:sz w:val="20"/>
          <w:szCs w:val="20"/>
        </w:rPr>
        <w:t xml:space="preserve"> </w:t>
      </w:r>
    </w:p>
    <w:p w14:paraId="2928B709" w14:textId="31BDC72D" w:rsidR="00187B9D" w:rsidRPr="00187B9D" w:rsidRDefault="00651D5E" w:rsidP="00B8742F">
      <w:pPr>
        <w:rPr>
          <w:rFonts w:ascii="Sylfaen" w:hAnsi="Sylfaen"/>
          <w:color w:val="410C01"/>
          <w:sz w:val="20"/>
          <w:szCs w:val="20"/>
        </w:rPr>
      </w:pPr>
      <w:r w:rsidRPr="002A711B">
        <w:rPr>
          <w:rFonts w:ascii="Sylfaen" w:hAnsi="Sylfaen"/>
          <w:noProof/>
          <w:color w:val="410C01"/>
          <w:sz w:val="20"/>
          <w:szCs w:val="20"/>
        </w:rPr>
        <w:drawing>
          <wp:inline distT="0" distB="0" distL="0" distR="0" wp14:anchorId="0AB25935" wp14:editId="44553900">
            <wp:extent cx="5943600" cy="1325880"/>
            <wp:effectExtent l="0" t="0" r="0" b="7620"/>
            <wp:docPr id="117961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15234" name=""/>
                    <pic:cNvPicPr/>
                  </pic:nvPicPr>
                  <pic:blipFill>
                    <a:blip r:embed="rId25"/>
                    <a:stretch>
                      <a:fillRect/>
                    </a:stretch>
                  </pic:blipFill>
                  <pic:spPr>
                    <a:xfrm>
                      <a:off x="0" y="0"/>
                      <a:ext cx="5943600" cy="1325880"/>
                    </a:xfrm>
                    <a:prstGeom prst="rect">
                      <a:avLst/>
                    </a:prstGeom>
                  </pic:spPr>
                </pic:pic>
              </a:graphicData>
            </a:graphic>
          </wp:inline>
        </w:drawing>
      </w:r>
    </w:p>
    <w:p w14:paraId="75208ECB" w14:textId="395D3AD2" w:rsidR="00CE7070" w:rsidRPr="00CE7070" w:rsidRDefault="00DB4910" w:rsidP="00CE7070">
      <w:pPr>
        <w:rPr>
          <w:rFonts w:ascii="Sylfaen" w:hAnsi="Sylfaen"/>
          <w:i/>
          <w:iCs/>
          <w:color w:val="410C01"/>
          <w:sz w:val="20"/>
          <w:szCs w:val="20"/>
        </w:rPr>
      </w:pPr>
      <w:r>
        <w:rPr>
          <w:rFonts w:ascii="Sylfaen" w:hAnsi="Sylfaen"/>
          <w:i/>
          <w:iCs/>
          <w:color w:val="410C01"/>
          <w:sz w:val="20"/>
          <w:szCs w:val="20"/>
        </w:rPr>
        <w:t xml:space="preserve">The 2-AFC lexical </w:t>
      </w:r>
      <w:r w:rsidR="00CE7070">
        <w:rPr>
          <w:rFonts w:ascii="Sylfaen" w:hAnsi="Sylfaen"/>
          <w:i/>
          <w:iCs/>
          <w:color w:val="410C01"/>
          <w:sz w:val="20"/>
          <w:szCs w:val="20"/>
        </w:rPr>
        <w:t>decision</w:t>
      </w:r>
      <w:r>
        <w:rPr>
          <w:rFonts w:ascii="Sylfaen" w:hAnsi="Sylfaen"/>
          <w:i/>
          <w:iCs/>
          <w:color w:val="410C01"/>
          <w:sz w:val="20"/>
          <w:szCs w:val="20"/>
        </w:rPr>
        <w:t xml:space="preserve"> tasks</w:t>
      </w:r>
    </w:p>
    <w:p w14:paraId="261E5534" w14:textId="545B7C74" w:rsidR="00914B94" w:rsidRDefault="00651D5E" w:rsidP="00B8742F">
      <w:pPr>
        <w:rPr>
          <w:rFonts w:ascii="Sylfaen" w:hAnsi="Sylfaen"/>
          <w:color w:val="410C01"/>
          <w:sz w:val="20"/>
          <w:szCs w:val="20"/>
        </w:rPr>
      </w:pPr>
      <w:r w:rsidRPr="00BB5D1E">
        <w:rPr>
          <w:rFonts w:ascii="Sylfaen" w:hAnsi="Sylfaen"/>
          <w:b/>
          <w:bCs/>
          <w:noProof/>
          <w:color w:val="410C01"/>
          <w:sz w:val="20"/>
          <w:szCs w:val="20"/>
        </w:rPr>
        <mc:AlternateContent>
          <mc:Choice Requires="wpg">
            <w:drawing>
              <wp:anchor distT="0" distB="0" distL="114300" distR="114300" simplePos="0" relativeHeight="251750400" behindDoc="0" locked="0" layoutInCell="1" allowOverlap="1" wp14:anchorId="25B009D4" wp14:editId="11EDC331">
                <wp:simplePos x="0" y="0"/>
                <wp:positionH relativeFrom="margin">
                  <wp:posOffset>25400</wp:posOffset>
                </wp:positionH>
                <wp:positionV relativeFrom="paragraph">
                  <wp:posOffset>1485900</wp:posOffset>
                </wp:positionV>
                <wp:extent cx="5917755" cy="3406139"/>
                <wp:effectExtent l="0" t="0" r="6985" b="0"/>
                <wp:wrapNone/>
                <wp:docPr id="11" name="Group 10">
                  <a:extLst xmlns:a="http://schemas.openxmlformats.org/drawingml/2006/main">
                    <a:ext uri="{FF2B5EF4-FFF2-40B4-BE49-F238E27FC236}">
                      <a16:creationId xmlns:a16="http://schemas.microsoft.com/office/drawing/2014/main" id="{BA0C9255-91CB-901D-1BB3-BF55EE33721D}"/>
                    </a:ext>
                  </a:extLst>
                </wp:docPr>
                <wp:cNvGraphicFramePr/>
                <a:graphic xmlns:a="http://schemas.openxmlformats.org/drawingml/2006/main">
                  <a:graphicData uri="http://schemas.microsoft.com/office/word/2010/wordprocessingGroup">
                    <wpg:wgp>
                      <wpg:cNvGrpSpPr/>
                      <wpg:grpSpPr>
                        <a:xfrm>
                          <a:off x="0" y="0"/>
                          <a:ext cx="5917755" cy="3406139"/>
                          <a:chOff x="0" y="31872"/>
                          <a:chExt cx="10127622" cy="5698427"/>
                        </a:xfrm>
                      </wpg:grpSpPr>
                      <pic:pic xmlns:pic="http://schemas.openxmlformats.org/drawingml/2006/picture">
                        <pic:nvPicPr>
                          <pic:cNvPr id="1807109189" name="Picture 1807109189">
                            <a:extLst>
                              <a:ext uri="{FF2B5EF4-FFF2-40B4-BE49-F238E27FC236}">
                                <a16:creationId xmlns:a16="http://schemas.microsoft.com/office/drawing/2014/main" id="{4CDD14CD-8185-6BBE-0BED-6E3F9E2003B0}"/>
                              </a:ext>
                            </a:extLst>
                          </pic:cNvPr>
                          <pic:cNvPicPr>
                            <a:picLocks noChangeAspect="1"/>
                          </pic:cNvPicPr>
                        </pic:nvPicPr>
                        <pic:blipFill>
                          <a:blip r:embed="rId26"/>
                          <a:stretch>
                            <a:fillRect/>
                          </a:stretch>
                        </pic:blipFill>
                        <pic:spPr>
                          <a:xfrm>
                            <a:off x="0" y="31872"/>
                            <a:ext cx="10127622" cy="3930683"/>
                          </a:xfrm>
                          <a:prstGeom prst="rect">
                            <a:avLst/>
                          </a:prstGeom>
                        </pic:spPr>
                      </pic:pic>
                      <wps:wsp>
                        <wps:cNvPr id="1962185897" name="TextBox 9">
                          <a:extLst>
                            <a:ext uri="{FF2B5EF4-FFF2-40B4-BE49-F238E27FC236}">
                              <a16:creationId xmlns:a16="http://schemas.microsoft.com/office/drawing/2014/main" id="{069247FC-9788-43A1-71F5-F9C9C1B03291}"/>
                            </a:ext>
                          </a:extLst>
                        </wps:cNvPr>
                        <wps:cNvSpPr txBox="1"/>
                        <wps:spPr>
                          <a:xfrm>
                            <a:off x="11814" y="3879863"/>
                            <a:ext cx="10115808" cy="1850436"/>
                          </a:xfrm>
                          <a:prstGeom prst="rect">
                            <a:avLst/>
                          </a:prstGeom>
                          <a:noFill/>
                        </wps:spPr>
                        <wps:txb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5B009D4" id="Group 10" o:spid="_x0000_s1041" style="position:absolute;margin-left:2pt;margin-top:117pt;width:465.95pt;height:268.2pt;z-index:251750400;mso-position-horizontal-relative:margin;mso-width-relative:margin;mso-height-relative:margin" coordorigin=",318" coordsize="101276,56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">
                <v:shape id="Picture 1807109189" o:spid="_x0000_s1042" type="#_x0000_t75" style="position:absolute;top:318;width:101276;height:39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">
                  <v:imagedata r:id="rId27" o:title=""/>
                </v:shape>
                <v:shape id="_x0000_s1043" type="#_x0000_t202" style="position:absolute;left:118;top:38798;width:101158;height:18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" filled="f" stroked="f">
                  <v:textbo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v:textbox>
                </v:shape>
                <w10:wrap anchorx="margin"/>
              </v:group>
            </w:pict>
          </mc:Fallback>
        </mc:AlternateContent>
      </w:r>
      <w:r w:rsidR="00874033">
        <w:rPr>
          <w:rFonts w:ascii="Sylfaen" w:hAnsi="Sylfaen"/>
          <w:color w:val="410C01"/>
          <w:sz w:val="20"/>
          <w:szCs w:val="20"/>
        </w:rPr>
        <w:t xml:space="preserve">It is also possible that participants </w:t>
      </w:r>
      <w:r w:rsidR="00187B9D">
        <w:rPr>
          <w:rFonts w:ascii="Sylfaen" w:hAnsi="Sylfaen"/>
          <w:color w:val="410C01"/>
          <w:sz w:val="20"/>
          <w:szCs w:val="20"/>
        </w:rPr>
        <w:t xml:space="preserve">did not complete the 2-AFC lexical </w:t>
      </w:r>
      <w:r w:rsidR="00CE7070">
        <w:rPr>
          <w:rFonts w:ascii="Sylfaen" w:hAnsi="Sylfaen"/>
          <w:color w:val="410C01"/>
          <w:sz w:val="20"/>
          <w:szCs w:val="20"/>
        </w:rPr>
        <w:t>decision</w:t>
      </w:r>
      <w:r w:rsidR="00187B9D">
        <w:rPr>
          <w:rFonts w:ascii="Sylfaen" w:hAnsi="Sylfaen"/>
          <w:color w:val="410C01"/>
          <w:sz w:val="20"/>
          <w:szCs w:val="20"/>
        </w:rPr>
        <w:t xml:space="preserve"> tasks in the Test Phase as intended. Due to the nature of the </w:t>
      </w:r>
      <w:r w:rsidR="00CE7070">
        <w:rPr>
          <w:rFonts w:ascii="Sylfaen" w:hAnsi="Sylfaen"/>
          <w:color w:val="410C01"/>
          <w:sz w:val="20"/>
          <w:szCs w:val="20"/>
        </w:rPr>
        <w:t>decision</w:t>
      </w:r>
      <w:r w:rsidR="00187B9D">
        <w:rPr>
          <w:rFonts w:ascii="Sylfaen" w:hAnsi="Sylfaen"/>
          <w:color w:val="410C01"/>
          <w:sz w:val="20"/>
          <w:szCs w:val="20"/>
        </w:rPr>
        <w:t xml:space="preserve"> task, participants’ responses could not be assessed as correct or incorrect, like in the Exposure Phase. It is possible that participants lost interest in completing the task and began selecting answers randomly, but this possibility is not supported by the direction of the psychometric curves in </w:t>
      </w:r>
      <w:r w:rsidR="00187B9D">
        <w:rPr>
          <w:rFonts w:ascii="Sylfaen" w:hAnsi="Sylfaen"/>
          <w:i/>
          <w:iCs/>
          <w:color w:val="410C01"/>
          <w:sz w:val="20"/>
          <w:szCs w:val="20"/>
        </w:rPr>
        <w:t>Figures 8</w:t>
      </w:r>
      <w:r w:rsidR="00187B9D">
        <w:rPr>
          <w:rFonts w:ascii="Sylfaen" w:hAnsi="Sylfaen"/>
          <w:color w:val="410C01"/>
          <w:sz w:val="20"/>
          <w:szCs w:val="20"/>
        </w:rPr>
        <w:t xml:space="preserve"> </w:t>
      </w:r>
      <w:r w:rsidR="00187B9D" w:rsidRPr="00187B9D">
        <w:rPr>
          <w:rFonts w:ascii="Sylfaen" w:hAnsi="Sylfaen"/>
          <w:color w:val="410C01"/>
          <w:sz w:val="20"/>
          <w:szCs w:val="20"/>
        </w:rPr>
        <w:t>or</w:t>
      </w:r>
      <w:r w:rsidR="00187B9D">
        <w:rPr>
          <w:rFonts w:ascii="Sylfaen" w:hAnsi="Sylfaen"/>
          <w:i/>
          <w:iCs/>
          <w:color w:val="410C01"/>
          <w:sz w:val="20"/>
          <w:szCs w:val="20"/>
        </w:rPr>
        <w:t xml:space="preserve"> 9</w:t>
      </w:r>
      <w:r w:rsidR="00187B9D">
        <w:rPr>
          <w:rFonts w:ascii="Sylfaen" w:hAnsi="Sylfaen"/>
          <w:color w:val="410C01"/>
          <w:sz w:val="20"/>
          <w:szCs w:val="20"/>
        </w:rPr>
        <w:t>—as the Test Items became more ASHI-like, the proportion of ASHI responses increased—nor is it supported by the relatively consistent average proportion of ASHI responses for each Test</w:t>
      </w:r>
      <w:r w:rsidR="00914B94">
        <w:rPr>
          <w:rFonts w:ascii="Sylfaen" w:hAnsi="Sylfaen"/>
          <w:color w:val="410C01"/>
          <w:sz w:val="20"/>
          <w:szCs w:val="20"/>
        </w:rPr>
        <w:t xml:space="preserve"> </w:t>
      </w:r>
      <w:r w:rsidR="00187B9D">
        <w:rPr>
          <w:rFonts w:ascii="Sylfaen" w:hAnsi="Sylfaen"/>
          <w:color w:val="410C01"/>
          <w:sz w:val="20"/>
          <w:szCs w:val="20"/>
        </w:rPr>
        <w:t>Item across each block (</w:t>
      </w:r>
      <w:r w:rsidR="00187B9D">
        <w:rPr>
          <w:rFonts w:ascii="Sylfaen" w:hAnsi="Sylfaen"/>
          <w:i/>
          <w:iCs/>
          <w:color w:val="410C01"/>
          <w:sz w:val="20"/>
          <w:szCs w:val="20"/>
        </w:rPr>
        <w:t>Figure 10)</w:t>
      </w:r>
      <w:r w:rsidR="00187B9D">
        <w:rPr>
          <w:rFonts w:ascii="Sylfaen" w:hAnsi="Sylfaen"/>
          <w:color w:val="410C01"/>
          <w:sz w:val="20"/>
          <w:szCs w:val="20"/>
        </w:rPr>
        <w:t xml:space="preserve">.We then compared the number of ASHI responses for each Test Item by participant. We separated this data by talker and by ambiguous pronunciation in </w:t>
      </w:r>
      <w:r w:rsidR="00187B9D" w:rsidRPr="00187B9D">
        <w:rPr>
          <w:rFonts w:ascii="Sylfaen" w:hAnsi="Sylfaen"/>
          <w:i/>
          <w:iCs/>
          <w:color w:val="410C01"/>
          <w:sz w:val="20"/>
          <w:szCs w:val="20"/>
        </w:rPr>
        <w:t>Figure 11,</w:t>
      </w:r>
      <w:r w:rsidR="00187B9D">
        <w:rPr>
          <w:rFonts w:ascii="Sylfaen" w:hAnsi="Sylfaen"/>
          <w:color w:val="410C01"/>
          <w:sz w:val="20"/>
          <w:szCs w:val="20"/>
        </w:rPr>
        <w:t xml:space="preserve"> belo</w:t>
      </w:r>
      <w:r w:rsidR="00914B94">
        <w:rPr>
          <w:rFonts w:ascii="Sylfaen" w:hAnsi="Sylfaen"/>
          <w:color w:val="410C01"/>
          <w:sz w:val="20"/>
          <w:szCs w:val="20"/>
        </w:rPr>
        <w:t xml:space="preserve">w.  </w:t>
      </w:r>
    </w:p>
    <w:p w14:paraId="120398DF" w14:textId="713D365D" w:rsidR="00651D5E" w:rsidRDefault="00651D5E" w:rsidP="00B8742F">
      <w:pPr>
        <w:rPr>
          <w:rFonts w:ascii="Sylfaen" w:hAnsi="Sylfaen"/>
          <w:color w:val="410C01"/>
          <w:sz w:val="20"/>
          <w:szCs w:val="20"/>
        </w:rPr>
      </w:pPr>
    </w:p>
    <w:p w14:paraId="061FB971" w14:textId="12C6832D" w:rsidR="00651D5E" w:rsidRDefault="00651D5E" w:rsidP="00B8742F">
      <w:pPr>
        <w:rPr>
          <w:rFonts w:ascii="Sylfaen" w:hAnsi="Sylfaen"/>
          <w:color w:val="410C01"/>
          <w:sz w:val="20"/>
          <w:szCs w:val="20"/>
        </w:rPr>
      </w:pPr>
    </w:p>
    <w:p w14:paraId="1BECCD89" w14:textId="42D7927D" w:rsidR="00651D5E" w:rsidRDefault="00651D5E" w:rsidP="00B8742F">
      <w:pPr>
        <w:rPr>
          <w:rFonts w:ascii="Sylfaen" w:hAnsi="Sylfaen"/>
          <w:color w:val="410C01"/>
          <w:sz w:val="20"/>
          <w:szCs w:val="20"/>
        </w:rPr>
      </w:pPr>
    </w:p>
    <w:p w14:paraId="23D02B84" w14:textId="77777777" w:rsidR="00914B94" w:rsidRDefault="00914B94" w:rsidP="00B8742F">
      <w:pPr>
        <w:rPr>
          <w:rFonts w:ascii="Sylfaen" w:hAnsi="Sylfaen"/>
          <w:color w:val="410C01"/>
          <w:sz w:val="20"/>
          <w:szCs w:val="20"/>
        </w:rPr>
      </w:pPr>
    </w:p>
    <w:p w14:paraId="4292ED84" w14:textId="77777777" w:rsidR="00651D5E" w:rsidRDefault="00651D5E" w:rsidP="00B8742F">
      <w:pPr>
        <w:rPr>
          <w:rFonts w:ascii="Sylfaen" w:hAnsi="Sylfaen"/>
          <w:color w:val="410C01"/>
          <w:sz w:val="20"/>
          <w:szCs w:val="20"/>
        </w:rPr>
      </w:pPr>
    </w:p>
    <w:p w14:paraId="6057A2DF" w14:textId="77777777" w:rsidR="00651D5E" w:rsidRDefault="00651D5E" w:rsidP="00B8742F">
      <w:pPr>
        <w:rPr>
          <w:rFonts w:ascii="Sylfaen" w:hAnsi="Sylfaen"/>
          <w:color w:val="410C01"/>
          <w:sz w:val="20"/>
          <w:szCs w:val="20"/>
        </w:rPr>
      </w:pPr>
    </w:p>
    <w:p w14:paraId="11C0DD3D" w14:textId="77777777" w:rsidR="00651D5E" w:rsidDel="005425B7" w:rsidRDefault="00651D5E" w:rsidP="00B8742F">
      <w:pPr>
        <w:rPr>
          <w:del w:id="29" w:author="Rachel Sabatello" w:date="2024-11-15T14:39:00Z" w16du:dateUtc="2024-11-15T19:39:00Z"/>
          <w:rFonts w:ascii="Sylfaen" w:hAnsi="Sylfaen"/>
          <w:color w:val="410C01"/>
          <w:sz w:val="20"/>
          <w:szCs w:val="20"/>
        </w:rPr>
      </w:pPr>
    </w:p>
    <w:p w14:paraId="650550DC" w14:textId="77777777" w:rsidR="00651D5E" w:rsidDel="005425B7" w:rsidRDefault="00651D5E" w:rsidP="00B8742F">
      <w:pPr>
        <w:rPr>
          <w:del w:id="30" w:author="Rachel Sabatello" w:date="2024-11-15T14:39:00Z" w16du:dateUtc="2024-11-15T19:39:00Z"/>
          <w:rFonts w:ascii="Sylfaen" w:hAnsi="Sylfaen"/>
          <w:color w:val="410C01"/>
          <w:sz w:val="20"/>
          <w:szCs w:val="20"/>
        </w:rPr>
      </w:pPr>
    </w:p>
    <w:p w14:paraId="47E8DFC9" w14:textId="353B7480" w:rsidR="00651D5E" w:rsidDel="005425B7" w:rsidRDefault="00651D5E" w:rsidP="00B8742F">
      <w:pPr>
        <w:rPr>
          <w:del w:id="31" w:author="Rachel Sabatello" w:date="2024-11-15T14:38:00Z" w16du:dateUtc="2024-11-15T19:38:00Z"/>
          <w:rFonts w:ascii="Sylfaen" w:hAnsi="Sylfaen"/>
          <w:color w:val="410C01"/>
          <w:sz w:val="20"/>
          <w:szCs w:val="20"/>
        </w:rPr>
      </w:pPr>
    </w:p>
    <w:p w14:paraId="1BCBF4E6" w14:textId="2B821B5C" w:rsidR="00651D5E" w:rsidDel="005425B7" w:rsidRDefault="00651D5E" w:rsidP="00B8742F">
      <w:pPr>
        <w:rPr>
          <w:del w:id="32" w:author="Rachel Sabatello" w:date="2024-11-15T14:38:00Z" w16du:dateUtc="2024-11-15T19:38:00Z"/>
          <w:rFonts w:ascii="Sylfaen" w:hAnsi="Sylfaen"/>
          <w:color w:val="410C01"/>
          <w:sz w:val="20"/>
          <w:szCs w:val="20"/>
        </w:rPr>
      </w:pPr>
    </w:p>
    <w:p w14:paraId="5F3A99C2" w14:textId="644730EE" w:rsidR="00BB5D1E" w:rsidRDefault="00914B94" w:rsidP="00B8742F">
      <w:pPr>
        <w:rPr>
          <w:rFonts w:ascii="Sylfaen" w:hAnsi="Sylfaen"/>
          <w:color w:val="410C01"/>
          <w:sz w:val="20"/>
          <w:szCs w:val="20"/>
        </w:rPr>
      </w:pPr>
      <w:del w:id="33" w:author="Rachel Sabatello" w:date="2024-11-15T14:38:00Z" w16du:dateUtc="2024-11-15T19:38:00Z">
        <w:r w:rsidDel="005425B7">
          <w:rPr>
            <w:rFonts w:ascii="Sylfaen" w:hAnsi="Sylfaen"/>
            <w:color w:val="410C01"/>
            <w:sz w:val="20"/>
            <w:szCs w:val="20"/>
          </w:rPr>
          <w:delText>B</w:delText>
        </w:r>
      </w:del>
      <w:ins w:id="34" w:author="Rachel Sabatello" w:date="2024-11-15T14:38:00Z" w16du:dateUtc="2024-11-15T19:38:00Z">
        <w:r w:rsidR="005425B7">
          <w:rPr>
            <w:rFonts w:ascii="Sylfaen" w:hAnsi="Sylfaen"/>
            <w:color w:val="410C01"/>
            <w:sz w:val="20"/>
            <w:szCs w:val="20"/>
          </w:rPr>
          <w:t>B</w:t>
        </w:r>
      </w:ins>
      <w:r w:rsidR="00187B9D">
        <w:rPr>
          <w:rFonts w:ascii="Sylfaen" w:hAnsi="Sylfaen"/>
          <w:color w:val="410C01"/>
          <w:sz w:val="20"/>
          <w:szCs w:val="20"/>
        </w:rPr>
        <w:t xml:space="preserve">ased on this figure, the proportion of ASHI responses for each Test Item varied widely </w:t>
      </w:r>
      <w:r w:rsidR="008F788D">
        <w:rPr>
          <w:rFonts w:ascii="Sylfaen" w:hAnsi="Sylfaen"/>
          <w:color w:val="410C01"/>
          <w:sz w:val="20"/>
          <w:szCs w:val="20"/>
        </w:rPr>
        <w:t xml:space="preserve">within </w:t>
      </w:r>
      <w:r w:rsidR="00187B9D">
        <w:rPr>
          <w:rFonts w:ascii="Sylfaen" w:hAnsi="Sylfaen"/>
          <w:color w:val="410C01"/>
          <w:sz w:val="20"/>
          <w:szCs w:val="20"/>
        </w:rPr>
        <w:t xml:space="preserve">participants who </w:t>
      </w:r>
      <w:r w:rsidR="008F788D">
        <w:rPr>
          <w:rFonts w:ascii="Sylfaen" w:hAnsi="Sylfaen"/>
          <w:color w:val="410C01"/>
          <w:sz w:val="20"/>
          <w:szCs w:val="20"/>
        </w:rPr>
        <w:t>were exposed to the Attended Talker with the same ambiguous productions. Further analyses are necessary to determine if there is significantly more variation in the number of ASHI responses for each Test Item for the Unattended Talker than the Attended Talker.</w:t>
      </w:r>
    </w:p>
    <w:p w14:paraId="26CBCA74" w14:textId="2551115F" w:rsidR="008F788D" w:rsidRDefault="008F788D" w:rsidP="008F788D">
      <w:r>
        <w:rPr>
          <w:rFonts w:ascii="Sylfaen" w:hAnsi="Sylfaen"/>
          <w:color w:val="410C01"/>
          <w:sz w:val="20"/>
          <w:szCs w:val="20"/>
        </w:rPr>
        <w:t>A reason we may have encountered this level of variation across participants is that we did not screen our subjects for expected ASI-ASHI continuum categorization before they engaged in the experiment, which was done in Samuel 2016 and multiple other papers. The criteria used in Samuel 2016 was as follows:</w:t>
      </w:r>
      <w:r w:rsidRPr="008F788D">
        <w:t xml:space="preserve"> </w:t>
      </w:r>
    </w:p>
    <w:p w14:paraId="62DF3469" w14:textId="66AA099A"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Following our usual procedures for recalibration experiments (e.g., Kraljic, Brennan, &amp; Samuel,</w:t>
      </w:r>
    </w:p>
    <w:p w14:paraId="27EA9688" w14:textId="6E503EF5"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2008; Kraljic &amp; Samuel, 2005, 2006, 2007, 2011; Kraljic, Samuel, &amp; Brennan, 2008), in this and in all</w:t>
      </w:r>
    </w:p>
    <w:p w14:paraId="6D9DB8F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of the following experiments the labeling performance of each subject was initially screened to assure</w:t>
      </w:r>
    </w:p>
    <w:p w14:paraId="1055DAEE" w14:textId="2AC970CF"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that the participant was able to systematically identify the members of the ‘‘</w:t>
      </w:r>
      <w:proofErr w:type="spellStart"/>
      <w:r w:rsidRPr="008F788D">
        <w:rPr>
          <w:rFonts w:ascii="Sylfaen" w:hAnsi="Sylfaen"/>
          <w:color w:val="410C01"/>
          <w:sz w:val="20"/>
          <w:szCs w:val="20"/>
        </w:rPr>
        <w:t>asee</w:t>
      </w:r>
      <w:proofErr w:type="spellEnd"/>
      <w:r w:rsidRPr="008F788D">
        <w:rPr>
          <w:rFonts w:ascii="Sylfaen" w:hAnsi="Sylfaen"/>
          <w:color w:val="410C01"/>
          <w:sz w:val="20"/>
          <w:szCs w:val="20"/>
        </w:rPr>
        <w:t>” – ‘‘</w:t>
      </w:r>
      <w:proofErr w:type="spellStart"/>
      <w:r w:rsidRPr="008F788D">
        <w:rPr>
          <w:rFonts w:ascii="Sylfaen" w:hAnsi="Sylfaen"/>
          <w:color w:val="410C01"/>
          <w:sz w:val="20"/>
          <w:szCs w:val="20"/>
        </w:rPr>
        <w:t>ashee</w:t>
      </w:r>
      <w:proofErr w:type="spellEnd"/>
      <w:r w:rsidRPr="008F788D">
        <w:rPr>
          <w:rFonts w:ascii="Sylfaen" w:hAnsi="Sylfaen"/>
          <w:color w:val="410C01"/>
          <w:sz w:val="20"/>
          <w:szCs w:val="20"/>
        </w:rPr>
        <w:t>” continuum. This screening eliminates any participants who made no effort to do the task, or who for some</w:t>
      </w:r>
    </w:p>
    <w:p w14:paraId="48BC90C3"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reason could not do so. Two exclusion criteria were used. The main criterion for exclusion was a failure</w:t>
      </w:r>
    </w:p>
    <w:p w14:paraId="050A5A7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to have at least a 35% difference in ‘‘sh” report between the most extreme ‘‘s” and the most extreme</w:t>
      </w:r>
    </w:p>
    <w:p w14:paraId="201D3D59" w14:textId="77777777" w:rsidR="009B6F1B"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‘‘sh” on the six-step continuum (as will be seen in the data below, the norm is a difference of </w:t>
      </w:r>
    </w:p>
    <w:p w14:paraId="793C4D1B" w14:textId="2AD74921"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80–90%).</w:t>
      </w:r>
    </w:p>
    <w:p w14:paraId="1966FD85"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Subjects who do not show at least this much ability to discriminate the endpoint members of the test</w:t>
      </w:r>
    </w:p>
    <w:p w14:paraId="24EDED6A" w14:textId="78E71578" w:rsidR="008F788D" w:rsidRDefault="008F788D" w:rsidP="00BF5E80">
      <w:pPr>
        <w:spacing w:after="0"/>
        <w:ind w:left="720"/>
        <w:rPr>
          <w:rFonts w:ascii="Sylfaen" w:hAnsi="Sylfaen"/>
          <w:color w:val="410C01"/>
          <w:sz w:val="20"/>
          <w:szCs w:val="20"/>
        </w:rPr>
      </w:pPr>
      <w:r w:rsidRPr="008F788D">
        <w:rPr>
          <w:rFonts w:ascii="Sylfaen" w:hAnsi="Sylfaen"/>
          <w:color w:val="410C01"/>
          <w:sz w:val="20"/>
          <w:szCs w:val="20"/>
        </w:rPr>
        <w:t>series are effectively not doing the task that they have been asked to do.</w:t>
      </w:r>
      <w:r>
        <w:rPr>
          <w:rFonts w:ascii="Sylfaen" w:hAnsi="Sylfaen"/>
          <w:color w:val="410C01"/>
          <w:sz w:val="20"/>
          <w:szCs w:val="20"/>
        </w:rPr>
        <w:t xml:space="preserve"> (p. 95)</w:t>
      </w:r>
    </w:p>
    <w:p w14:paraId="3DFBB9C2" w14:textId="77777777" w:rsidR="00BF5E80" w:rsidRPr="00BF5E80" w:rsidRDefault="00BF5E80" w:rsidP="00BF5E80">
      <w:pPr>
        <w:spacing w:after="0"/>
        <w:ind w:left="720"/>
        <w:rPr>
          <w:rFonts w:ascii="Sylfaen" w:hAnsi="Sylfaen"/>
          <w:color w:val="410C01"/>
          <w:sz w:val="20"/>
          <w:szCs w:val="20"/>
        </w:rPr>
      </w:pPr>
    </w:p>
    <w:p w14:paraId="741A5150" w14:textId="02765299" w:rsidR="0086152E" w:rsidRDefault="008F788D" w:rsidP="000F48F7">
      <w:pPr>
        <w:rPr>
          <w:rFonts w:ascii="Sylfaen" w:hAnsi="Sylfaen"/>
          <w:color w:val="410C01"/>
          <w:sz w:val="20"/>
          <w:szCs w:val="20"/>
        </w:rPr>
      </w:pPr>
      <w:r>
        <w:rPr>
          <w:rFonts w:ascii="Sylfaen" w:hAnsi="Sylfaen"/>
          <w:i/>
          <w:iCs/>
          <w:color w:val="410C01"/>
          <w:sz w:val="20"/>
          <w:szCs w:val="20"/>
        </w:rPr>
        <w:t>Figure 11</w:t>
      </w:r>
      <w:r>
        <w:rPr>
          <w:rFonts w:ascii="Sylfaen" w:hAnsi="Sylfaen"/>
          <w:color w:val="410C01"/>
          <w:sz w:val="20"/>
          <w:szCs w:val="20"/>
        </w:rPr>
        <w:t xml:space="preserve"> suggests that many participants were able to discriminate the Test Items at the end of our ASI-ASHI continuum (13 and 24, respectively), but some were unable to do so. Further analyses would be necessary to determine if our collected data would follow the 35% difference criterion—though the only available data from this experiment is after exposure, which may have influenced the perception of participants who would have potentially met these criteria beforehand. We also used </w:t>
      </w:r>
      <w:r w:rsidR="00DB4910">
        <w:rPr>
          <w:rFonts w:ascii="Sylfaen" w:hAnsi="Sylfaen"/>
          <w:color w:val="410C01"/>
          <w:sz w:val="20"/>
          <w:szCs w:val="20"/>
        </w:rPr>
        <w:t xml:space="preserve">different test tokens on the ASI-ASHI continuum </w:t>
      </w:r>
      <w:r>
        <w:rPr>
          <w:rFonts w:ascii="Sylfaen" w:hAnsi="Sylfaen"/>
          <w:color w:val="410C01"/>
          <w:sz w:val="20"/>
          <w:szCs w:val="20"/>
        </w:rPr>
        <w:t>than those used by Samuel 2016, which may have also impacted our results.</w:t>
      </w:r>
    </w:p>
    <w:p w14:paraId="6B491AB6" w14:textId="52194F88" w:rsidR="00874033" w:rsidRDefault="00DB4910" w:rsidP="0086152E">
      <w:pPr>
        <w:rPr>
          <w:rFonts w:ascii="Sylfaen" w:hAnsi="Sylfaen"/>
          <w:b/>
          <w:bCs/>
          <w:color w:val="410C01"/>
          <w:sz w:val="20"/>
          <w:szCs w:val="20"/>
        </w:rPr>
      </w:pPr>
      <w:r>
        <w:rPr>
          <w:rFonts w:ascii="Sylfaen" w:hAnsi="Sylfaen"/>
          <w:b/>
          <w:bCs/>
          <w:color w:val="410C01"/>
          <w:sz w:val="20"/>
          <w:szCs w:val="20"/>
        </w:rPr>
        <w:t>Speech signal degradation</w:t>
      </w:r>
    </w:p>
    <w:p w14:paraId="15F0F6DB" w14:textId="77777777" w:rsidR="001A6214" w:rsidRDefault="00DB4910" w:rsidP="0086152E">
      <w:pPr>
        <w:rPr>
          <w:rFonts w:ascii="Sylfaen" w:hAnsi="Sylfaen"/>
          <w:color w:val="410C01"/>
          <w:sz w:val="20"/>
          <w:szCs w:val="20"/>
        </w:rPr>
      </w:pPr>
      <w:r>
        <w:rPr>
          <w:rFonts w:ascii="Sylfaen" w:hAnsi="Sylfaen"/>
          <w:color w:val="410C01"/>
          <w:sz w:val="20"/>
          <w:szCs w:val="20"/>
        </w:rPr>
        <w:t xml:space="preserve">Given what we can gather from the participants’ task performance, it appears unlikely that the lack of perceptual adaptation observed in this experiment was due to participants not completing the tasks as intended. Another alternative explanation for our observed results is that simulating both talkers simultaneously without a Stimulus Onset Asynchrony (SOA) like that implemented in Samuel 2016 may have caused the speech signal to become too degraded for participants to recognize fine-grained phonetic cues, a form of bottom-up processing. Instead, participants may have used top-down processing to accurately complete the lexical recognition task. This would mean that participants were able to process enough of the verbal stream to recognize the word being produced, therefore being able to correctly recognize the sound as a Word or a Nonword, without processing the ambiguous sound within the word. </w:t>
      </w:r>
    </w:p>
    <w:p w14:paraId="66F6FBFE" w14:textId="79503AE9" w:rsidR="009F1E4C" w:rsidRDefault="00DB4910" w:rsidP="0086152E">
      <w:pPr>
        <w:rPr>
          <w:rFonts w:ascii="Sylfaen" w:hAnsi="Sylfaen"/>
          <w:color w:val="410C01"/>
          <w:sz w:val="20"/>
          <w:szCs w:val="20"/>
        </w:rPr>
      </w:pPr>
      <w:r>
        <w:rPr>
          <w:rFonts w:ascii="Sylfaen" w:hAnsi="Sylfaen"/>
          <w:color w:val="410C01"/>
          <w:sz w:val="20"/>
          <w:szCs w:val="20"/>
        </w:rPr>
        <w:lastRenderedPageBreak/>
        <w:t>It is also possible that the</w:t>
      </w:r>
      <w:r w:rsidR="00CE7070">
        <w:rPr>
          <w:rFonts w:ascii="Sylfaen" w:hAnsi="Sylfaen"/>
          <w:color w:val="410C01"/>
          <w:sz w:val="20"/>
          <w:szCs w:val="20"/>
        </w:rPr>
        <w:t xml:space="preserve"> overlap in</w:t>
      </w:r>
      <w:r>
        <w:rPr>
          <w:rFonts w:ascii="Sylfaen" w:hAnsi="Sylfaen"/>
          <w:color w:val="410C01"/>
          <w:sz w:val="20"/>
          <w:szCs w:val="20"/>
        </w:rPr>
        <w:t xml:space="preserve"> </w:t>
      </w:r>
      <w:r w:rsidR="00CE7070">
        <w:rPr>
          <w:rFonts w:ascii="Sylfaen" w:hAnsi="Sylfaen"/>
          <w:color w:val="410C01"/>
          <w:sz w:val="20"/>
          <w:szCs w:val="20"/>
        </w:rPr>
        <w:t>acoustical cues for the ambiguous</w:t>
      </w:r>
      <w:r>
        <w:rPr>
          <w:rFonts w:ascii="Sylfaen" w:hAnsi="Sylfaen"/>
          <w:color w:val="410C01"/>
          <w:sz w:val="20"/>
          <w:szCs w:val="20"/>
        </w:rPr>
        <w:t xml:space="preserve"> </w:t>
      </w:r>
      <w:r w:rsidR="00CE7070">
        <w:rPr>
          <w:rFonts w:ascii="Sylfaen" w:hAnsi="Sylfaen"/>
          <w:color w:val="410C01"/>
          <w:sz w:val="20"/>
          <w:szCs w:val="20"/>
        </w:rPr>
        <w:t>s/sh productions specifically resulted in that sound being perceived as typical</w:t>
      </w:r>
      <w:r w:rsidR="009F1E4C">
        <w:rPr>
          <w:rFonts w:ascii="Sylfaen" w:hAnsi="Sylfaen"/>
          <w:color w:val="410C01"/>
          <w:sz w:val="20"/>
          <w:szCs w:val="20"/>
        </w:rPr>
        <w:t>, t</w:t>
      </w:r>
      <w:r>
        <w:rPr>
          <w:rFonts w:ascii="Sylfaen" w:hAnsi="Sylfaen"/>
          <w:color w:val="410C01"/>
          <w:sz w:val="20"/>
          <w:szCs w:val="20"/>
        </w:rPr>
        <w:t>hough we had tried to mitigate this possibility by pairing the ambiguous sounds together</w:t>
      </w:r>
      <w:r w:rsidR="009F1E4C">
        <w:rPr>
          <w:rFonts w:ascii="Sylfaen" w:hAnsi="Sylfaen"/>
          <w:color w:val="410C01"/>
          <w:sz w:val="20"/>
          <w:szCs w:val="20"/>
        </w:rPr>
        <w:t>.</w:t>
      </w:r>
      <w:r w:rsidR="009F1E4C">
        <w:rPr>
          <w:rStyle w:val="FootnoteReference"/>
          <w:rFonts w:ascii="Sylfaen" w:hAnsi="Sylfaen"/>
          <w:color w:val="410C01"/>
          <w:sz w:val="20"/>
          <w:szCs w:val="20"/>
        </w:rPr>
        <w:footnoteReference w:id="1"/>
      </w:r>
    </w:p>
    <w:p w14:paraId="04FB405C" w14:textId="1F6AD3B1" w:rsidR="009F1E4C" w:rsidRDefault="009F1E4C" w:rsidP="0086152E">
      <w:pPr>
        <w:rPr>
          <w:rFonts w:ascii="Sylfaen" w:hAnsi="Sylfaen"/>
          <w:i/>
          <w:iCs/>
          <w:color w:val="410C01"/>
          <w:sz w:val="20"/>
          <w:szCs w:val="20"/>
        </w:rPr>
      </w:pPr>
      <w:r>
        <w:rPr>
          <w:rFonts w:ascii="Sylfaen" w:hAnsi="Sylfaen"/>
          <w:i/>
          <w:iCs/>
          <w:color w:val="410C01"/>
          <w:sz w:val="20"/>
          <w:szCs w:val="20"/>
        </w:rPr>
        <w:t xml:space="preserve">Samuel 2016 </w:t>
      </w:r>
      <w:r w:rsidR="003C4D34">
        <w:rPr>
          <w:rFonts w:ascii="Sylfaen" w:hAnsi="Sylfaen"/>
          <w:i/>
          <w:iCs/>
          <w:color w:val="410C01"/>
          <w:sz w:val="20"/>
          <w:szCs w:val="20"/>
        </w:rPr>
        <w:t>Tasks</w:t>
      </w:r>
    </w:p>
    <w:p w14:paraId="340C2EBF" w14:textId="77777777" w:rsidR="009F1E4C" w:rsidRDefault="009F1E4C" w:rsidP="009F1E4C">
      <w:pPr>
        <w:rPr>
          <w:rFonts w:ascii="Sylfaen" w:hAnsi="Sylfaen"/>
          <w:color w:val="410C01"/>
          <w:sz w:val="20"/>
          <w:szCs w:val="20"/>
        </w:rPr>
      </w:pPr>
      <w:r>
        <w:rPr>
          <w:rFonts w:ascii="Sylfaen" w:hAnsi="Sylfaen"/>
          <w:color w:val="410C01"/>
          <w:sz w:val="20"/>
          <w:szCs w:val="20"/>
        </w:rPr>
        <w:t xml:space="preserve">It may be important to note that in Samuel 2016 the task performed by participants varied across Experiments 1a and 1b: The participants completed a lexical recognition task in Experiment 1a, while the participants in Experiment 1b were tasked with counting the number of syllables the female talker produced. In Experiment 1a, the listener attended to the male talker who produced a typical pronunciation pattern and was the second talker to speak, interrupting the female talker. In contrast, the listener attended to the female talker—who always began speaking first and produced an atypical pronunciation—in Experiment 1b. </w:t>
      </w:r>
    </w:p>
    <w:p w14:paraId="2D71A559" w14:textId="79FAB01E" w:rsidR="009F1E4C" w:rsidRDefault="009F1E4C" w:rsidP="009F1E4C">
      <w:pPr>
        <w:rPr>
          <w:rFonts w:ascii="Sylfaen" w:hAnsi="Sylfaen"/>
          <w:color w:val="410C01"/>
          <w:sz w:val="20"/>
          <w:szCs w:val="20"/>
        </w:rPr>
      </w:pPr>
      <w:r>
        <w:rPr>
          <w:rFonts w:ascii="Sylfaen" w:hAnsi="Sylfaen"/>
          <w:color w:val="410C01"/>
          <w:sz w:val="20"/>
          <w:szCs w:val="20"/>
        </w:rPr>
        <w:t xml:space="preserve">In subsequent experiments (2a, 2b, 2c, 2d, 2e), the participants were instructed to perform lexical </w:t>
      </w:r>
      <w:r w:rsidR="00CE7070">
        <w:rPr>
          <w:rFonts w:ascii="Sylfaen" w:hAnsi="Sylfaen"/>
          <w:color w:val="410C01"/>
          <w:sz w:val="20"/>
          <w:szCs w:val="20"/>
        </w:rPr>
        <w:t xml:space="preserve">decision </w:t>
      </w:r>
      <w:r>
        <w:rPr>
          <w:rFonts w:ascii="Sylfaen" w:hAnsi="Sylfaen"/>
          <w:color w:val="410C01"/>
          <w:sz w:val="20"/>
          <w:szCs w:val="20"/>
        </w:rPr>
        <w:t xml:space="preserve">tasks for the male talker as the SOA increased, allowing the female talker to be heard more clearly. However, this was not the case in Experiment 3, where the female talker was interrupted by an environmental sound. In this task, the participant had to report whether the environmental sound was produced by a living or non-living thing. Though this task does not require lexical access to complete, perceptual adaptation to the female talker was observed to be inhibited at a SOA of 200ms. This is important because other earlier studies, for example Zhang &amp; Samuel, </w:t>
      </w:r>
      <w:r w:rsidR="00BF5E80">
        <w:rPr>
          <w:rFonts w:ascii="Sylfaen" w:hAnsi="Sylfaen"/>
          <w:color w:val="410C01"/>
          <w:sz w:val="20"/>
          <w:szCs w:val="20"/>
        </w:rPr>
        <w:t>(</w:t>
      </w:r>
      <w:r>
        <w:rPr>
          <w:rFonts w:ascii="Sylfaen" w:hAnsi="Sylfaen"/>
          <w:color w:val="410C01"/>
          <w:sz w:val="20"/>
          <w:szCs w:val="20"/>
        </w:rPr>
        <w:t>201</w:t>
      </w:r>
      <w:r w:rsidR="00BF5E80">
        <w:rPr>
          <w:rFonts w:ascii="Sylfaen" w:hAnsi="Sylfaen"/>
          <w:color w:val="410C01"/>
          <w:sz w:val="20"/>
          <w:szCs w:val="20"/>
        </w:rPr>
        <w:t>8)</w:t>
      </w:r>
      <w:r>
        <w:rPr>
          <w:rFonts w:ascii="Sylfaen" w:hAnsi="Sylfaen"/>
          <w:color w:val="410C01"/>
          <w:sz w:val="20"/>
          <w:szCs w:val="20"/>
        </w:rPr>
        <w:t xml:space="preserve"> have suggested that initial lexical access</w:t>
      </w:r>
      <w:r w:rsidR="00BF5E80">
        <w:rPr>
          <w:rFonts w:ascii="Sylfaen" w:hAnsi="Sylfaen"/>
          <w:color w:val="410C01"/>
          <w:sz w:val="20"/>
          <w:szCs w:val="20"/>
        </w:rPr>
        <w:t xml:space="preserve"> (ide</w:t>
      </w:r>
      <w:r>
        <w:rPr>
          <w:rFonts w:ascii="Sylfaen" w:hAnsi="Sylfaen"/>
          <w:color w:val="410C01"/>
          <w:sz w:val="20"/>
          <w:szCs w:val="20"/>
        </w:rPr>
        <w:t>ntifying a word</w:t>
      </w:r>
      <w:r w:rsidR="00BF5E80">
        <w:rPr>
          <w:rFonts w:ascii="Sylfaen" w:hAnsi="Sylfaen"/>
          <w:color w:val="410C01"/>
          <w:sz w:val="20"/>
          <w:szCs w:val="20"/>
        </w:rPr>
        <w:t xml:space="preserve">) is </w:t>
      </w:r>
      <w:r>
        <w:rPr>
          <w:rFonts w:ascii="Sylfaen" w:hAnsi="Sylfaen"/>
          <w:color w:val="410C01"/>
          <w:sz w:val="20"/>
          <w:szCs w:val="20"/>
        </w:rPr>
        <w:t xml:space="preserve">automatic, while maintaining competing lexical candidates requires is strained by additional cognitive load. If lexical recognition is a more automatic process—compared to counting the number of syllables in a word or evaluating the source of a noise, then we might fail to observe perceptual adaptation in this experiment—then participants may be automatically attempting to recognize both verbal streams as real English words when completing this task, therefore constraining the cognitive resources available for perceptual adaptation. </w:t>
      </w:r>
    </w:p>
    <w:p w14:paraId="3D0F551A" w14:textId="77777777" w:rsidR="003B62B2" w:rsidRDefault="003B62B2" w:rsidP="009F1E4C">
      <w:pPr>
        <w:rPr>
          <w:rFonts w:ascii="Sylfaen" w:hAnsi="Sylfaen"/>
          <w:color w:val="410C01"/>
          <w:sz w:val="20"/>
          <w:szCs w:val="20"/>
        </w:rPr>
      </w:pPr>
    </w:p>
    <w:p w14:paraId="1F196CEE" w14:textId="77777777" w:rsidR="003B62B2" w:rsidRPr="000E6B4A" w:rsidRDefault="003B62B2" w:rsidP="003B62B2">
      <w:pPr>
        <w:rPr>
          <w:rFonts w:ascii="Sylfaen" w:hAnsi="Sylfaen"/>
          <w:color w:val="FF0000"/>
          <w:sz w:val="20"/>
          <w:szCs w:val="20"/>
        </w:rPr>
      </w:pPr>
      <w:r w:rsidRPr="000E6B4A">
        <w:rPr>
          <w:rFonts w:ascii="Sylfaen" w:hAnsi="Sylfaen"/>
          <w:color w:val="FF0000"/>
          <w:sz w:val="20"/>
          <w:szCs w:val="20"/>
        </w:rPr>
        <w:t xml:space="preserve">It may also be the case that lexical access is a highly prioritized process, given the purpose of speech as a means of communication. This possibility is supported by the findings of Mattys, Barden, &amp; Samuel (2014), which found that extrinsic cognitive load impairs perceptual recalibration but does not impair lexical access. </w:t>
      </w:r>
      <w:proofErr w:type="gramStart"/>
      <w:r w:rsidRPr="000E6B4A">
        <w:rPr>
          <w:rFonts w:ascii="Sylfaen" w:hAnsi="Sylfaen"/>
          <w:color w:val="FF0000"/>
          <w:sz w:val="20"/>
          <w:szCs w:val="20"/>
        </w:rPr>
        <w:t>Additionally</w:t>
      </w:r>
      <w:proofErr w:type="gramEnd"/>
      <w:r w:rsidRPr="000E6B4A">
        <w:rPr>
          <w:rFonts w:ascii="Sylfaen" w:hAnsi="Sylfaen"/>
          <w:color w:val="FF0000"/>
          <w:sz w:val="20"/>
          <w:szCs w:val="20"/>
        </w:rPr>
        <w:t xml:space="preserve"> studies </w:t>
      </w:r>
    </w:p>
    <w:p w14:paraId="1AC1FD26" w14:textId="77777777" w:rsidR="003B62B2" w:rsidRDefault="003B62B2" w:rsidP="009F1E4C">
      <w:pPr>
        <w:rPr>
          <w:rFonts w:ascii="Sylfaen" w:hAnsi="Sylfaen"/>
          <w:color w:val="410C01"/>
          <w:sz w:val="20"/>
          <w:szCs w:val="20"/>
        </w:rPr>
      </w:pPr>
    </w:p>
    <w:p w14:paraId="56FE7B29" w14:textId="3ACE338F" w:rsidR="009F1E4C" w:rsidRPr="009F1E4C" w:rsidRDefault="009F1E4C" w:rsidP="009F1E4C">
      <w:pPr>
        <w:rPr>
          <w:rFonts w:ascii="Sylfaen" w:hAnsi="Sylfaen"/>
          <w:b/>
          <w:bCs/>
          <w:color w:val="410C01"/>
          <w:sz w:val="20"/>
          <w:szCs w:val="20"/>
        </w:rPr>
      </w:pPr>
      <w:r>
        <w:rPr>
          <w:rFonts w:ascii="Sylfaen" w:hAnsi="Sylfaen"/>
          <w:b/>
          <w:bCs/>
          <w:color w:val="410C01"/>
          <w:sz w:val="20"/>
          <w:szCs w:val="20"/>
        </w:rPr>
        <w:t>Implications</w:t>
      </w:r>
      <w:r w:rsidR="00105E5A">
        <w:rPr>
          <w:rFonts w:ascii="Sylfaen" w:hAnsi="Sylfaen"/>
          <w:b/>
          <w:bCs/>
          <w:color w:val="410C01"/>
          <w:sz w:val="20"/>
          <w:szCs w:val="20"/>
        </w:rPr>
        <w:t>, applications, and future directions</w:t>
      </w:r>
    </w:p>
    <w:p w14:paraId="596A7F01" w14:textId="45659B44" w:rsidR="00DB2376" w:rsidRDefault="003C4D34" w:rsidP="00711299">
      <w:pPr>
        <w:rPr>
          <w:rFonts w:ascii="Sylfaen" w:hAnsi="Sylfaen"/>
          <w:color w:val="410C01"/>
          <w:sz w:val="20"/>
          <w:szCs w:val="20"/>
        </w:rPr>
      </w:pPr>
      <w:r>
        <w:rPr>
          <w:rFonts w:ascii="Sylfaen" w:hAnsi="Sylfaen"/>
          <w:color w:val="410C01"/>
          <w:sz w:val="20"/>
          <w:szCs w:val="20"/>
        </w:rPr>
        <w:t>Though we have posed some possibilities, f</w:t>
      </w:r>
      <w:r w:rsidR="00105E5A">
        <w:rPr>
          <w:rFonts w:ascii="Sylfaen" w:hAnsi="Sylfaen"/>
          <w:color w:val="410C01"/>
          <w:sz w:val="20"/>
          <w:szCs w:val="20"/>
        </w:rPr>
        <w:t>urther research is necessary to determine the cause of our observed results</w:t>
      </w:r>
      <w:r w:rsidR="00711299">
        <w:rPr>
          <w:rFonts w:ascii="Sylfaen" w:hAnsi="Sylfaen"/>
          <w:color w:val="410C01"/>
          <w:sz w:val="20"/>
          <w:szCs w:val="20"/>
        </w:rPr>
        <w:t xml:space="preserve">. Potentially, this experiment may lend insight to theories about the relationship between cognitive load, lexical </w:t>
      </w:r>
      <w:r>
        <w:rPr>
          <w:rFonts w:ascii="Sylfaen" w:hAnsi="Sylfaen"/>
          <w:color w:val="410C01"/>
          <w:sz w:val="20"/>
          <w:szCs w:val="20"/>
        </w:rPr>
        <w:t>access,</w:t>
      </w:r>
      <w:r w:rsidR="00711299">
        <w:rPr>
          <w:rFonts w:ascii="Sylfaen" w:hAnsi="Sylfaen"/>
          <w:color w:val="410C01"/>
          <w:sz w:val="20"/>
          <w:szCs w:val="20"/>
        </w:rPr>
        <w:t xml:space="preserve"> and phonetic processing. </w:t>
      </w:r>
      <w:r>
        <w:rPr>
          <w:rFonts w:ascii="Sylfaen" w:hAnsi="Sylfaen"/>
          <w:color w:val="410C01"/>
          <w:sz w:val="20"/>
          <w:szCs w:val="20"/>
        </w:rPr>
        <w:t xml:space="preserve">These results appear to </w:t>
      </w:r>
      <w:r w:rsidR="00DB2376">
        <w:rPr>
          <w:rFonts w:ascii="Sylfaen" w:hAnsi="Sylfaen"/>
          <w:color w:val="410C01"/>
          <w:sz w:val="20"/>
          <w:szCs w:val="20"/>
        </w:rPr>
        <w:t xml:space="preserve">support that speech perception adaptation is not an automatic process, suggesting a limit to the amount of noise a speech signal can be immersed in before fine-grained phonetic details are no longer processed despite the allocation of attentional resources. It is also possible that our results reflect the contexts </w:t>
      </w:r>
      <w:r w:rsidR="00BF5E80">
        <w:rPr>
          <w:rFonts w:ascii="Sylfaen" w:hAnsi="Sylfaen"/>
          <w:color w:val="410C01"/>
          <w:sz w:val="20"/>
          <w:szCs w:val="20"/>
        </w:rPr>
        <w:t>in which</w:t>
      </w:r>
      <w:r w:rsidR="00DB2376">
        <w:rPr>
          <w:rFonts w:ascii="Sylfaen" w:hAnsi="Sylfaen"/>
          <w:color w:val="410C01"/>
          <w:sz w:val="20"/>
          <w:szCs w:val="20"/>
        </w:rPr>
        <w:t xml:space="preserve"> perceptual adaptation</w:t>
      </w:r>
      <w:r w:rsidR="00BF5E80">
        <w:rPr>
          <w:rFonts w:ascii="Sylfaen" w:hAnsi="Sylfaen"/>
          <w:color w:val="410C01"/>
          <w:sz w:val="20"/>
          <w:szCs w:val="20"/>
        </w:rPr>
        <w:t xml:space="preserve"> would more-or-less</w:t>
      </w:r>
      <w:r w:rsidR="00DB2376">
        <w:rPr>
          <w:rFonts w:ascii="Sylfaen" w:hAnsi="Sylfaen"/>
          <w:color w:val="410C01"/>
          <w:sz w:val="20"/>
          <w:szCs w:val="20"/>
        </w:rPr>
        <w:t xml:space="preserve"> naturally occurs in that ha</w:t>
      </w:r>
      <w:r w:rsidR="00BF5E80">
        <w:rPr>
          <w:rFonts w:ascii="Sylfaen" w:hAnsi="Sylfaen"/>
          <w:color w:val="410C01"/>
          <w:sz w:val="20"/>
          <w:szCs w:val="20"/>
        </w:rPr>
        <w:t>d</w:t>
      </w:r>
      <w:r w:rsidR="00DB2376">
        <w:rPr>
          <w:rFonts w:ascii="Sylfaen" w:hAnsi="Sylfaen"/>
          <w:color w:val="410C01"/>
          <w:sz w:val="20"/>
          <w:szCs w:val="20"/>
        </w:rPr>
        <w:t xml:space="preserve"> not </w:t>
      </w:r>
      <w:r w:rsidR="00BF5E80">
        <w:rPr>
          <w:rFonts w:ascii="Sylfaen" w:hAnsi="Sylfaen"/>
          <w:color w:val="410C01"/>
          <w:sz w:val="20"/>
          <w:szCs w:val="20"/>
        </w:rPr>
        <w:t xml:space="preserve">been </w:t>
      </w:r>
      <w:r w:rsidR="00DB2376">
        <w:rPr>
          <w:rFonts w:ascii="Sylfaen" w:hAnsi="Sylfaen"/>
          <w:color w:val="410C01"/>
          <w:sz w:val="20"/>
          <w:szCs w:val="20"/>
        </w:rPr>
        <w:t xml:space="preserve">previously been investigated in a research setting to the best of our knowledge: If a listener is </w:t>
      </w:r>
      <w:r w:rsidR="00DB2376">
        <w:rPr>
          <w:rFonts w:ascii="Sylfaen" w:hAnsi="Sylfaen"/>
          <w:color w:val="410C01"/>
          <w:sz w:val="20"/>
          <w:szCs w:val="20"/>
        </w:rPr>
        <w:lastRenderedPageBreak/>
        <w:t xml:space="preserve">attempting to extract semantic information from a speech signal while also struggling to process the information being communicated in the interaction as a whole—e.g., A student trying to understand the material of a lecture that is being communicated in a thick, unfamiliar accent—then perhaps perceptual adaptation to the speech signal is constrained to some degree. </w:t>
      </w:r>
    </w:p>
    <w:p w14:paraId="67DFC51E" w14:textId="77777777" w:rsidR="001866CA" w:rsidRDefault="003B1738">
      <w:pPr>
        <w:rPr>
          <w:rFonts w:ascii="Sylfaen" w:hAnsi="Sylfaen"/>
          <w:color w:val="410C01"/>
          <w:sz w:val="20"/>
          <w:szCs w:val="20"/>
        </w:rPr>
      </w:pPr>
      <w:r>
        <w:rPr>
          <w:rFonts w:ascii="Sylfaen" w:hAnsi="Sylfaen"/>
          <w:color w:val="410C01"/>
          <w:sz w:val="20"/>
          <w:szCs w:val="20"/>
        </w:rPr>
        <w:t xml:space="preserve">Future research may include replicating this experiment with a SOA &lt;= 200ms, based on the findings of Samuel 2016, to continue probing the limits of speech perception adaptation in relation to attention. If there is perceptual adaptation to the Attended Talker but not the Unattended Talker, then this would provide additional evidence for speech perception adaptation being dependent on attentional resources. </w:t>
      </w:r>
      <w:r w:rsidR="00946094">
        <w:rPr>
          <w:rFonts w:ascii="Sylfaen" w:hAnsi="Sylfaen"/>
          <w:color w:val="410C01"/>
          <w:sz w:val="20"/>
          <w:szCs w:val="20"/>
        </w:rPr>
        <w:t xml:space="preserve">However, implementing a SOA may impact participants’ ability to adapt to the Unattended Talker, and may neglect potential differences between the cognitive process of </w:t>
      </w:r>
      <w:proofErr w:type="gramStart"/>
      <w:r w:rsidR="00946094">
        <w:rPr>
          <w:rFonts w:ascii="Sylfaen" w:hAnsi="Sylfaen"/>
          <w:color w:val="410C01"/>
          <w:sz w:val="20"/>
          <w:szCs w:val="20"/>
        </w:rPr>
        <w:t>honing in</w:t>
      </w:r>
      <w:proofErr w:type="gramEnd"/>
      <w:r w:rsidR="00946094">
        <w:rPr>
          <w:rFonts w:ascii="Sylfaen" w:hAnsi="Sylfaen"/>
          <w:color w:val="410C01"/>
          <w:sz w:val="20"/>
          <w:szCs w:val="20"/>
        </w:rPr>
        <w:t xml:space="preserve"> on a stimulus and having attentional resources be redirected. Future research may also seek to investigate how the complexity of a task may impact the processing and storage of speech information in perception adaptation</w:t>
      </w:r>
      <w:r w:rsidR="00C669F9">
        <w:rPr>
          <w:rFonts w:ascii="Sylfaen" w:hAnsi="Sylfaen"/>
          <w:color w:val="410C01"/>
          <w:sz w:val="20"/>
          <w:szCs w:val="20"/>
        </w:rPr>
        <w:t xml:space="preserve">, or the differences in the cognitive processes behind between initial lexical access and lexical competition. </w:t>
      </w:r>
      <w:r w:rsidR="00F4684A">
        <w:rPr>
          <w:rFonts w:ascii="Sylfaen" w:hAnsi="Sylfaen"/>
          <w:color w:val="410C01"/>
          <w:sz w:val="20"/>
          <w:szCs w:val="20"/>
        </w:rPr>
        <w:t xml:space="preserve">Both proposals have the potential application of bettering our understanding of how the brain processes speech and how we can possibly optimize our ability to do so. </w:t>
      </w:r>
    </w:p>
    <w:p w14:paraId="76277E57" w14:textId="77777777" w:rsidR="003B62B2" w:rsidRDefault="003B62B2">
      <w:pPr>
        <w:rPr>
          <w:rFonts w:ascii="Sylfaen" w:hAnsi="Sylfaen"/>
          <w:color w:val="410C01"/>
          <w:sz w:val="20"/>
          <w:szCs w:val="20"/>
        </w:rPr>
      </w:pPr>
    </w:p>
    <w:p w14:paraId="3D9AC591" w14:textId="1091926D" w:rsidR="003B62B2" w:rsidRPr="003B62B2" w:rsidRDefault="003B62B2">
      <w:pPr>
        <w:rPr>
          <w:rFonts w:ascii="Sylfaen" w:hAnsi="Sylfaen"/>
          <w:color w:val="FF0000"/>
          <w:sz w:val="20"/>
          <w:szCs w:val="20"/>
        </w:rPr>
      </w:pPr>
      <w:r w:rsidRPr="003B62B2">
        <w:rPr>
          <w:rFonts w:ascii="Sylfaen" w:hAnsi="Sylfaen"/>
          <w:color w:val="FF0000"/>
          <w:sz w:val="20"/>
          <w:szCs w:val="20"/>
        </w:rPr>
        <w:t>Task-relevance</w:t>
      </w:r>
    </w:p>
    <w:p w14:paraId="4260C10E" w14:textId="77777777" w:rsidR="001866CA" w:rsidRDefault="001866CA">
      <w:pPr>
        <w:rPr>
          <w:rFonts w:ascii="Sylfaen" w:hAnsi="Sylfaen"/>
          <w:color w:val="410C01"/>
          <w:sz w:val="20"/>
          <w:szCs w:val="20"/>
        </w:rPr>
      </w:pPr>
    </w:p>
    <w:p w14:paraId="706D922E" w14:textId="77777777" w:rsidR="002D64E0" w:rsidRDefault="002D64E0" w:rsidP="001866CA">
      <w:pPr>
        <w:jc w:val="center"/>
        <w:rPr>
          <w:rFonts w:ascii="Sylfaen" w:hAnsi="Sylfaen"/>
          <w:b/>
          <w:bCs/>
          <w:color w:val="410C01"/>
          <w:sz w:val="20"/>
          <w:szCs w:val="20"/>
        </w:rPr>
      </w:pPr>
    </w:p>
    <w:p w14:paraId="79678E8D" w14:textId="77777777" w:rsidR="002D64E0" w:rsidRDefault="002D64E0" w:rsidP="001866CA">
      <w:pPr>
        <w:jc w:val="center"/>
        <w:rPr>
          <w:rFonts w:ascii="Sylfaen" w:hAnsi="Sylfaen"/>
          <w:b/>
          <w:bCs/>
          <w:color w:val="410C01"/>
          <w:sz w:val="20"/>
          <w:szCs w:val="20"/>
        </w:rPr>
      </w:pPr>
    </w:p>
    <w:p w14:paraId="3EBBCBDC" w14:textId="77777777" w:rsidR="002D64E0" w:rsidRDefault="002D64E0" w:rsidP="001866CA">
      <w:pPr>
        <w:jc w:val="center"/>
        <w:rPr>
          <w:rFonts w:ascii="Sylfaen" w:hAnsi="Sylfaen"/>
          <w:b/>
          <w:bCs/>
          <w:color w:val="410C01"/>
          <w:sz w:val="20"/>
          <w:szCs w:val="20"/>
        </w:rPr>
      </w:pPr>
    </w:p>
    <w:p w14:paraId="2442EDB6" w14:textId="77777777" w:rsidR="002D64E0" w:rsidRDefault="002D64E0" w:rsidP="001866CA">
      <w:pPr>
        <w:jc w:val="center"/>
        <w:rPr>
          <w:rFonts w:ascii="Sylfaen" w:hAnsi="Sylfaen"/>
          <w:b/>
          <w:bCs/>
          <w:color w:val="410C01"/>
          <w:sz w:val="20"/>
          <w:szCs w:val="20"/>
        </w:rPr>
      </w:pPr>
    </w:p>
    <w:p w14:paraId="5E59B256" w14:textId="77777777" w:rsidR="0006061D" w:rsidRDefault="0006061D">
      <w:pPr>
        <w:rPr>
          <w:rFonts w:ascii="Sylfaen" w:hAnsi="Sylfaen"/>
          <w:b/>
          <w:bCs/>
          <w:color w:val="410C01"/>
          <w:sz w:val="20"/>
          <w:szCs w:val="20"/>
        </w:rPr>
      </w:pPr>
      <w:r>
        <w:rPr>
          <w:rFonts w:ascii="Sylfaen" w:hAnsi="Sylfaen"/>
          <w:b/>
          <w:bCs/>
          <w:color w:val="410C01"/>
          <w:sz w:val="20"/>
          <w:szCs w:val="20"/>
        </w:rPr>
        <w:br w:type="page"/>
      </w:r>
    </w:p>
    <w:p w14:paraId="314EC940" w14:textId="33E11E71" w:rsidR="001866CA" w:rsidRDefault="001866CA" w:rsidP="001866CA">
      <w:pPr>
        <w:jc w:val="center"/>
        <w:rPr>
          <w:rFonts w:ascii="Sylfaen" w:hAnsi="Sylfaen"/>
          <w:b/>
          <w:bCs/>
          <w:color w:val="410C01"/>
          <w:sz w:val="20"/>
          <w:szCs w:val="20"/>
        </w:rPr>
      </w:pPr>
      <w:r>
        <w:rPr>
          <w:rFonts w:ascii="Sylfaen" w:hAnsi="Sylfaen"/>
          <w:b/>
          <w:bCs/>
          <w:color w:val="410C01"/>
          <w:sz w:val="20"/>
          <w:szCs w:val="20"/>
        </w:rPr>
        <w:lastRenderedPageBreak/>
        <w:t>Acknowledgements</w:t>
      </w:r>
    </w:p>
    <w:p w14:paraId="368B5A4B" w14:textId="197033A4" w:rsidR="001866CA" w:rsidRDefault="001866CA" w:rsidP="001866CA">
      <w:pPr>
        <w:rPr>
          <w:rFonts w:ascii="Sylfaen" w:hAnsi="Sylfaen"/>
          <w:color w:val="410C01"/>
          <w:sz w:val="20"/>
          <w:szCs w:val="20"/>
        </w:rPr>
      </w:pPr>
      <w:r>
        <w:rPr>
          <w:rFonts w:ascii="Sylfaen" w:hAnsi="Sylfaen"/>
          <w:color w:val="410C01"/>
          <w:sz w:val="20"/>
          <w:szCs w:val="20"/>
        </w:rPr>
        <w:t>A special t</w:t>
      </w:r>
      <w:r w:rsidRPr="004578E8">
        <w:rPr>
          <w:rFonts w:ascii="Sylfaen" w:hAnsi="Sylfaen"/>
          <w:color w:val="410C01"/>
          <w:sz w:val="20"/>
          <w:szCs w:val="20"/>
        </w:rPr>
        <w:t xml:space="preserve">hank you to </w:t>
      </w:r>
      <w:r>
        <w:rPr>
          <w:rFonts w:ascii="Sylfaen" w:hAnsi="Sylfaen"/>
          <w:color w:val="410C01"/>
          <w:sz w:val="20"/>
          <w:szCs w:val="20"/>
        </w:rPr>
        <w:t xml:space="preserve">Shawn Cummings, </w:t>
      </w:r>
      <w:r w:rsidRPr="004578E8">
        <w:rPr>
          <w:rFonts w:ascii="Sylfaen" w:hAnsi="Sylfaen"/>
          <w:color w:val="410C01"/>
          <w:sz w:val="20"/>
          <w:szCs w:val="20"/>
        </w:rPr>
        <w:t>the H</w:t>
      </w:r>
      <w:r>
        <w:rPr>
          <w:rFonts w:ascii="Sylfaen" w:hAnsi="Sylfaen"/>
          <w:color w:val="410C01"/>
          <w:sz w:val="20"/>
          <w:szCs w:val="20"/>
        </w:rPr>
        <w:t xml:space="preserve">uman </w:t>
      </w:r>
      <w:r w:rsidRPr="004578E8">
        <w:rPr>
          <w:rFonts w:ascii="Sylfaen" w:hAnsi="Sylfaen"/>
          <w:color w:val="410C01"/>
          <w:sz w:val="20"/>
          <w:szCs w:val="20"/>
        </w:rPr>
        <w:t>L</w:t>
      </w:r>
      <w:r>
        <w:rPr>
          <w:rFonts w:ascii="Sylfaen" w:hAnsi="Sylfaen"/>
          <w:color w:val="410C01"/>
          <w:sz w:val="20"/>
          <w:szCs w:val="20"/>
        </w:rPr>
        <w:t xml:space="preserve">anguage </w:t>
      </w:r>
      <w:r w:rsidRPr="004578E8">
        <w:rPr>
          <w:rFonts w:ascii="Sylfaen" w:hAnsi="Sylfaen"/>
          <w:color w:val="410C01"/>
          <w:sz w:val="20"/>
          <w:szCs w:val="20"/>
        </w:rPr>
        <w:t>P</w:t>
      </w:r>
      <w:r>
        <w:rPr>
          <w:rFonts w:ascii="Sylfaen" w:hAnsi="Sylfaen"/>
          <w:color w:val="410C01"/>
          <w:sz w:val="20"/>
          <w:szCs w:val="20"/>
        </w:rPr>
        <w:t>rocessing</w:t>
      </w:r>
      <w:r w:rsidRPr="004578E8">
        <w:rPr>
          <w:rFonts w:ascii="Sylfaen" w:hAnsi="Sylfaen"/>
          <w:color w:val="410C01"/>
          <w:sz w:val="20"/>
          <w:szCs w:val="20"/>
        </w:rPr>
        <w:t xml:space="preserve"> Lab</w:t>
      </w:r>
      <w:r>
        <w:rPr>
          <w:rFonts w:ascii="Sylfaen" w:hAnsi="Sylfaen"/>
          <w:color w:val="410C01"/>
          <w:sz w:val="20"/>
          <w:szCs w:val="20"/>
        </w:rPr>
        <w:t>,</w:t>
      </w:r>
      <w:r w:rsidRPr="004578E8">
        <w:rPr>
          <w:rFonts w:ascii="Sylfaen" w:hAnsi="Sylfaen"/>
          <w:color w:val="410C01"/>
          <w:sz w:val="20"/>
          <w:szCs w:val="20"/>
        </w:rPr>
        <w:t xml:space="preserve"> and the University of Rochester Brain &amp; Cognitive </w:t>
      </w:r>
      <w:r>
        <w:rPr>
          <w:rFonts w:ascii="Sylfaen" w:hAnsi="Sylfaen"/>
          <w:color w:val="410C01"/>
          <w:sz w:val="20"/>
          <w:szCs w:val="20"/>
        </w:rPr>
        <w:t>S</w:t>
      </w:r>
      <w:r w:rsidRPr="004578E8">
        <w:rPr>
          <w:rFonts w:ascii="Sylfaen" w:hAnsi="Sylfaen"/>
          <w:color w:val="410C01"/>
          <w:sz w:val="20"/>
          <w:szCs w:val="20"/>
        </w:rPr>
        <w:t xml:space="preserve">ciences department </w:t>
      </w:r>
      <w:r>
        <w:rPr>
          <w:rFonts w:ascii="Sylfaen" w:hAnsi="Sylfaen"/>
          <w:color w:val="410C01"/>
          <w:sz w:val="20"/>
          <w:szCs w:val="20"/>
        </w:rPr>
        <w:t>for all their help and support. Additionally, thank you to</w:t>
      </w:r>
      <w:r w:rsidR="00FB7BD5">
        <w:rPr>
          <w:rFonts w:ascii="Sylfaen" w:hAnsi="Sylfaen"/>
          <w:color w:val="410C01"/>
          <w:sz w:val="20"/>
          <w:szCs w:val="20"/>
        </w:rPr>
        <w:t xml:space="preserve"> </w:t>
      </w:r>
      <w:r w:rsidRPr="004578E8">
        <w:rPr>
          <w:rFonts w:ascii="Sylfaen" w:hAnsi="Sylfaen"/>
          <w:color w:val="410C01"/>
          <w:sz w:val="20"/>
          <w:szCs w:val="20"/>
        </w:rPr>
        <w:t>Tanya Kraljic and</w:t>
      </w:r>
      <w:r w:rsidR="00FB7BD5">
        <w:rPr>
          <w:rFonts w:ascii="Sylfaen" w:hAnsi="Sylfaen"/>
          <w:color w:val="410C01"/>
          <w:sz w:val="20"/>
          <w:szCs w:val="20"/>
        </w:rPr>
        <w:t xml:space="preserve"> </w:t>
      </w:r>
      <w:r w:rsidRPr="004578E8">
        <w:rPr>
          <w:rFonts w:ascii="Sylfaen" w:hAnsi="Sylfaen"/>
          <w:color w:val="410C01"/>
          <w:sz w:val="20"/>
          <w:szCs w:val="20"/>
        </w:rPr>
        <w:t xml:space="preserve">Arthur Samuel for their permission to use the stimuli they developed </w:t>
      </w:r>
      <w:r>
        <w:rPr>
          <w:rFonts w:ascii="Sylfaen" w:hAnsi="Sylfaen"/>
          <w:color w:val="410C01"/>
          <w:sz w:val="20"/>
          <w:szCs w:val="20"/>
        </w:rPr>
        <w:t xml:space="preserve">in their 2005 paper </w:t>
      </w:r>
      <w:r w:rsidRPr="004578E8">
        <w:rPr>
          <w:rFonts w:ascii="Sylfaen" w:hAnsi="Sylfaen"/>
          <w:color w:val="410C01"/>
          <w:sz w:val="20"/>
          <w:szCs w:val="20"/>
        </w:rPr>
        <w:t>(Kraljic &amp; Samuel, 2005)</w:t>
      </w:r>
      <w:r>
        <w:rPr>
          <w:rFonts w:ascii="Sylfaen" w:hAnsi="Sylfaen"/>
          <w:color w:val="410C01"/>
          <w:sz w:val="20"/>
          <w:szCs w:val="20"/>
        </w:rPr>
        <w:t xml:space="preserve">. </w:t>
      </w:r>
    </w:p>
    <w:p w14:paraId="6E725AD5" w14:textId="32242FE9" w:rsidR="00D86024" w:rsidRPr="00946094" w:rsidRDefault="00D86024" w:rsidP="001866CA">
      <w:pPr>
        <w:jc w:val="center"/>
        <w:rPr>
          <w:rFonts w:ascii="Sylfaen" w:hAnsi="Sylfaen"/>
          <w:color w:val="410C01"/>
          <w:sz w:val="20"/>
          <w:szCs w:val="20"/>
        </w:rPr>
      </w:pPr>
      <w:r>
        <w:rPr>
          <w:rFonts w:ascii="Sylfaen" w:hAnsi="Sylfaen"/>
          <w:b/>
          <w:bCs/>
          <w:color w:val="410C01"/>
          <w:sz w:val="20"/>
          <w:szCs w:val="20"/>
        </w:rPr>
        <w:br w:type="page"/>
      </w:r>
    </w:p>
    <w:p w14:paraId="6175B578" w14:textId="685E916D" w:rsidR="00031B97" w:rsidRPr="004578E8" w:rsidRDefault="00D86024" w:rsidP="004578E8">
      <w:pPr>
        <w:jc w:val="center"/>
        <w:rPr>
          <w:rFonts w:ascii="Sylfaen" w:hAnsi="Sylfaen"/>
          <w:b/>
          <w:bCs/>
          <w:color w:val="410C01"/>
          <w:sz w:val="20"/>
          <w:szCs w:val="20"/>
        </w:rPr>
      </w:pPr>
      <w:r w:rsidRPr="00D86024">
        <w:rPr>
          <w:rFonts w:ascii="Sylfaen" w:hAnsi="Sylfaen"/>
          <w:b/>
          <w:bCs/>
          <w:color w:val="410C01"/>
          <w:sz w:val="20"/>
          <w:szCs w:val="20"/>
        </w:rPr>
        <w:lastRenderedPageBreak/>
        <w:t>References</w:t>
      </w:r>
    </w:p>
    <w:p w14:paraId="772C5A27" w14:textId="3C1FEDAB" w:rsidR="00FE76D9" w:rsidRDefault="00FE76D9" w:rsidP="004578E8">
      <w:pPr>
        <w:rPr>
          <w:rFonts w:ascii="Sylfaen" w:hAnsi="Sylfaen"/>
          <w:color w:val="410C01"/>
          <w:sz w:val="18"/>
          <w:szCs w:val="18"/>
        </w:rPr>
      </w:pPr>
      <w:r w:rsidRPr="00FE76D9">
        <w:rPr>
          <w:rFonts w:ascii="Sylfaen" w:hAnsi="Sylfaen"/>
          <w:color w:val="410C01"/>
          <w:sz w:val="18"/>
          <w:szCs w:val="18"/>
        </w:rPr>
        <w:t xml:space="preserve">Appelbaum, I. (1996). The lack of invariance problem and the goal of speech perception. In </w:t>
      </w:r>
      <w:r w:rsidRPr="00FE76D9">
        <w:rPr>
          <w:rFonts w:ascii="Sylfaen" w:hAnsi="Sylfaen"/>
          <w:i/>
          <w:iCs/>
          <w:color w:val="410C01"/>
          <w:sz w:val="18"/>
          <w:szCs w:val="18"/>
        </w:rPr>
        <w:t>Proceeding of Fourth International Conference on Spoken Language Processing</w:t>
      </w:r>
      <w:r w:rsidRPr="00FE76D9">
        <w:rPr>
          <w:rFonts w:ascii="Sylfaen" w:hAnsi="Sylfaen"/>
          <w:color w:val="410C01"/>
          <w:sz w:val="18"/>
          <w:szCs w:val="18"/>
        </w:rPr>
        <w:t>. ICSLP'96 (Vol. 3, pp. 1541-1544). IEEE.</w:t>
      </w:r>
    </w:p>
    <w:p w14:paraId="3181935C" w14:textId="774A4455" w:rsidR="00857C63" w:rsidRPr="00212F59" w:rsidRDefault="00857C63" w:rsidP="004578E8">
      <w:pPr>
        <w:rPr>
          <w:rFonts w:ascii="Sylfaen" w:hAnsi="Sylfaen"/>
          <w:color w:val="410C01"/>
          <w:sz w:val="18"/>
          <w:szCs w:val="18"/>
        </w:rPr>
      </w:pPr>
      <w:r w:rsidRPr="00212F59">
        <w:rPr>
          <w:rFonts w:ascii="Sylfaen" w:hAnsi="Sylfaen"/>
          <w:color w:val="410C01"/>
          <w:sz w:val="18"/>
          <w:szCs w:val="18"/>
        </w:rPr>
        <w:t xml:space="preserve">Audacity Team (2021). Audacity(R): Free Audio Editor and Recorder [Computer application]. </w:t>
      </w:r>
      <w:hyperlink r:id="rId28" w:history="1">
        <w:r w:rsidRPr="00212F59">
          <w:rPr>
            <w:rStyle w:val="Hyperlink"/>
            <w:rFonts w:ascii="Sylfaen" w:hAnsi="Sylfaen"/>
            <w:sz w:val="18"/>
            <w:szCs w:val="18"/>
          </w:rPr>
          <w:t>https://audacityteam.org</w:t>
        </w:r>
      </w:hyperlink>
    </w:p>
    <w:p w14:paraId="34B267AD" w14:textId="4505B0D0"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Boersma</w:t>
      </w:r>
      <w:r w:rsidR="00E0469E" w:rsidRPr="00212F59">
        <w:rPr>
          <w:rFonts w:ascii="Sylfaen" w:hAnsi="Sylfaen"/>
          <w:color w:val="410C01"/>
          <w:sz w:val="18"/>
          <w:szCs w:val="18"/>
        </w:rPr>
        <w:t>n</w:t>
      </w:r>
      <w:proofErr w:type="spellEnd"/>
      <w:r w:rsidRPr="00212F59">
        <w:rPr>
          <w:rFonts w:ascii="Sylfaen" w:hAnsi="Sylfaen"/>
          <w:color w:val="410C01"/>
          <w:sz w:val="18"/>
          <w:szCs w:val="18"/>
        </w:rPr>
        <w:t xml:space="preserve">, P. (2002). </w:t>
      </w:r>
      <w:r w:rsidR="00857C63" w:rsidRPr="00212F59">
        <w:rPr>
          <w:rFonts w:ascii="Sylfaen" w:hAnsi="Sylfaen"/>
          <w:color w:val="410C01"/>
          <w:sz w:val="18"/>
          <w:szCs w:val="18"/>
        </w:rPr>
        <w:t>PRAAT</w:t>
      </w:r>
      <w:r w:rsidRPr="00212F59">
        <w:rPr>
          <w:rFonts w:ascii="Sylfaen" w:hAnsi="Sylfaen"/>
          <w:color w:val="410C01"/>
          <w:sz w:val="18"/>
          <w:szCs w:val="18"/>
        </w:rPr>
        <w:t xml:space="preserve">, a system for doing phonetics by computer. </w:t>
      </w:r>
      <w:proofErr w:type="spellStart"/>
      <w:r w:rsidRPr="00212F59">
        <w:rPr>
          <w:rFonts w:ascii="Sylfaen" w:hAnsi="Sylfaen"/>
          <w:i/>
          <w:iCs/>
          <w:color w:val="410C01"/>
          <w:sz w:val="18"/>
          <w:szCs w:val="18"/>
        </w:rPr>
        <w:t>Glot</w:t>
      </w:r>
      <w:proofErr w:type="spellEnd"/>
      <w:r w:rsidRPr="00212F59">
        <w:rPr>
          <w:rFonts w:ascii="Sylfaen" w:hAnsi="Sylfaen"/>
          <w:i/>
          <w:iCs/>
          <w:color w:val="410C01"/>
          <w:sz w:val="18"/>
          <w:szCs w:val="18"/>
        </w:rPr>
        <w:t xml:space="preserve"> International</w:t>
      </w:r>
      <w:r w:rsidRPr="00212F59">
        <w:rPr>
          <w:rFonts w:ascii="Sylfaen" w:hAnsi="Sylfaen"/>
          <w:color w:val="410C01"/>
          <w:sz w:val="18"/>
          <w:szCs w:val="18"/>
        </w:rPr>
        <w:t xml:space="preserve">, </w:t>
      </w:r>
      <w:r w:rsidRPr="00212F59">
        <w:rPr>
          <w:rFonts w:ascii="Sylfaen" w:hAnsi="Sylfaen"/>
          <w:i/>
          <w:iCs/>
          <w:color w:val="410C01"/>
          <w:sz w:val="18"/>
          <w:szCs w:val="18"/>
        </w:rPr>
        <w:t>5</w:t>
      </w:r>
      <w:r w:rsidRPr="00212F59">
        <w:rPr>
          <w:rFonts w:ascii="Sylfaen" w:hAnsi="Sylfaen"/>
          <w:color w:val="410C01"/>
          <w:sz w:val="18"/>
          <w:szCs w:val="18"/>
        </w:rPr>
        <w:t>(9/10), 341–345.</w:t>
      </w:r>
    </w:p>
    <w:p w14:paraId="4BFE825F" w14:textId="7F2EE38F"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Corretge</w:t>
      </w:r>
      <w:proofErr w:type="spellEnd"/>
      <w:r w:rsidRPr="00212F59">
        <w:rPr>
          <w:rFonts w:ascii="Sylfaen" w:hAnsi="Sylfaen"/>
          <w:color w:val="410C01"/>
          <w:sz w:val="18"/>
          <w:szCs w:val="18"/>
        </w:rPr>
        <w:t>, R</w:t>
      </w:r>
      <w:r w:rsidR="008E344D" w:rsidRPr="00212F59">
        <w:rPr>
          <w:rFonts w:ascii="Sylfaen" w:hAnsi="Sylfaen"/>
          <w:color w:val="410C01"/>
          <w:sz w:val="18"/>
          <w:szCs w:val="18"/>
        </w:rPr>
        <w:t>.</w:t>
      </w:r>
      <w:r w:rsidRPr="00212F59">
        <w:rPr>
          <w:rFonts w:ascii="Sylfaen" w:hAnsi="Sylfaen"/>
          <w:color w:val="410C01"/>
          <w:sz w:val="18"/>
          <w:szCs w:val="18"/>
        </w:rPr>
        <w:t xml:space="preserve"> (2022). </w:t>
      </w:r>
      <w:r w:rsidR="00857C63" w:rsidRPr="00212F59">
        <w:rPr>
          <w:rFonts w:ascii="Sylfaen" w:hAnsi="Sylfaen"/>
          <w:color w:val="410C01"/>
          <w:sz w:val="18"/>
          <w:szCs w:val="18"/>
        </w:rPr>
        <w:t>PRAAT</w:t>
      </w:r>
      <w:r w:rsidRPr="00212F59">
        <w:rPr>
          <w:rFonts w:ascii="Sylfaen" w:hAnsi="Sylfaen"/>
          <w:color w:val="410C01"/>
          <w:sz w:val="18"/>
          <w:szCs w:val="18"/>
        </w:rPr>
        <w:t xml:space="preserve"> Vocal Toolkit.</w:t>
      </w:r>
      <w:r w:rsidR="00857C63" w:rsidRPr="00212F59">
        <w:rPr>
          <w:rFonts w:ascii="Sylfaen" w:hAnsi="Sylfaen"/>
          <w:color w:val="410C01"/>
          <w:sz w:val="18"/>
          <w:szCs w:val="18"/>
        </w:rPr>
        <w:t xml:space="preserve"> [Computer application].</w:t>
      </w:r>
      <w:r w:rsidRPr="00212F59">
        <w:rPr>
          <w:rFonts w:ascii="Sylfaen" w:hAnsi="Sylfaen"/>
          <w:color w:val="410C01"/>
          <w:sz w:val="18"/>
          <w:szCs w:val="18"/>
        </w:rPr>
        <w:t xml:space="preserve"> </w:t>
      </w:r>
      <w:hyperlink r:id="rId29" w:history="1">
        <w:r w:rsidR="00AC25D2" w:rsidRPr="00212F59">
          <w:rPr>
            <w:rStyle w:val="Hyperlink"/>
            <w:rFonts w:ascii="Sylfaen" w:hAnsi="Sylfaen"/>
            <w:sz w:val="18"/>
            <w:szCs w:val="18"/>
          </w:rPr>
          <w:t>https://www.</w:t>
        </w:r>
        <w:r w:rsidR="00857C63" w:rsidRPr="00212F59">
          <w:rPr>
            <w:rStyle w:val="Hyperlink"/>
            <w:rFonts w:ascii="Sylfaen" w:hAnsi="Sylfaen"/>
            <w:sz w:val="18"/>
            <w:szCs w:val="18"/>
          </w:rPr>
          <w:t>PRAAT</w:t>
        </w:r>
        <w:r w:rsidR="00AC25D2" w:rsidRPr="00212F59">
          <w:rPr>
            <w:rStyle w:val="Hyperlink"/>
            <w:rFonts w:ascii="Sylfaen" w:hAnsi="Sylfaen"/>
            <w:sz w:val="18"/>
            <w:szCs w:val="18"/>
          </w:rPr>
          <w:t>vocaltoolkit.com</w:t>
        </w:r>
      </w:hyperlink>
    </w:p>
    <w:p w14:paraId="00E32271" w14:textId="5B63D0FC" w:rsidR="00AC25D2" w:rsidRPr="00212F59" w:rsidRDefault="00AC25D2" w:rsidP="00AC25D2">
      <w:pPr>
        <w:rPr>
          <w:rFonts w:ascii="Sylfaen" w:hAnsi="Sylfaen"/>
          <w:color w:val="410C01"/>
          <w:sz w:val="18"/>
          <w:szCs w:val="18"/>
        </w:rPr>
      </w:pPr>
      <w:r w:rsidRPr="00212F59">
        <w:rPr>
          <w:rFonts w:ascii="Sylfaen" w:hAnsi="Sylfaen"/>
          <w:color w:val="410C01"/>
          <w:sz w:val="18"/>
          <w:szCs w:val="18"/>
        </w:rPr>
        <w:t xml:space="preserve">Cummings, </w:t>
      </w:r>
      <w:proofErr w:type="spellStart"/>
      <w:r w:rsidRPr="00212F59">
        <w:rPr>
          <w:rFonts w:ascii="Sylfaen" w:hAnsi="Sylfaen"/>
          <w:color w:val="410C01"/>
          <w:sz w:val="18"/>
          <w:szCs w:val="18"/>
        </w:rPr>
        <w:t>Karboga</w:t>
      </w:r>
      <w:proofErr w:type="spellEnd"/>
      <w:r w:rsidRPr="00212F59">
        <w:rPr>
          <w:rFonts w:ascii="Sylfaen" w:hAnsi="Sylfaen"/>
          <w:color w:val="410C01"/>
          <w:sz w:val="18"/>
          <w:szCs w:val="18"/>
        </w:rPr>
        <w:t>, Yang, &amp; Jaeger (2022). Causal Inference in Speech Perception.</w:t>
      </w:r>
      <w:r w:rsidRPr="00212F59">
        <w:rPr>
          <w:sz w:val="20"/>
          <w:szCs w:val="20"/>
        </w:rPr>
        <w:t xml:space="preserve"> [</w:t>
      </w:r>
      <w:r w:rsidRPr="00212F59">
        <w:rPr>
          <w:rFonts w:ascii="Sylfaen" w:hAnsi="Sylfaen"/>
          <w:color w:val="410C01"/>
          <w:sz w:val="18"/>
          <w:szCs w:val="18"/>
        </w:rPr>
        <w:t>Manuscript in preparation]</w:t>
      </w:r>
    </w:p>
    <w:p w14:paraId="0726D734" w14:textId="41B873AA"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Cummings, S. N., &amp; Theodore, R. M. (2022). Perceptual learning of multiple talkers: Determinants, characteristics, and limitations.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 84(7), 23352359.https://doi.org/10.3758/s13414-022-02556-6</w:t>
      </w:r>
    </w:p>
    <w:p w14:paraId="756616E8" w14:textId="692D5C77" w:rsidR="001A6DAA" w:rsidRPr="00212F59" w:rsidRDefault="001A6DAA" w:rsidP="001A6DAA">
      <w:pPr>
        <w:rPr>
          <w:rFonts w:ascii="Sylfaen" w:hAnsi="Sylfaen"/>
          <w:color w:val="410C01"/>
          <w:sz w:val="18"/>
          <w:szCs w:val="18"/>
        </w:rPr>
      </w:pPr>
      <w:r w:rsidRPr="00212F59">
        <w:rPr>
          <w:rFonts w:ascii="Sylfaen" w:hAnsi="Sylfaen"/>
          <w:color w:val="410C01"/>
          <w:sz w:val="18"/>
          <w:szCs w:val="18"/>
        </w:rPr>
        <w:t xml:space="preserve">Hirst, D., Qi, Z., &amp; Daidone, D. (2018). </w:t>
      </w:r>
      <w:r w:rsidR="00857C63" w:rsidRPr="00212F59">
        <w:rPr>
          <w:rFonts w:ascii="Sylfaen" w:hAnsi="Sylfaen"/>
          <w:color w:val="410C01"/>
          <w:sz w:val="18"/>
          <w:szCs w:val="18"/>
        </w:rPr>
        <w:t>PRAAT</w:t>
      </w:r>
      <w:r w:rsidRPr="00212F59">
        <w:rPr>
          <w:rFonts w:ascii="Sylfaen" w:hAnsi="Sylfaen"/>
          <w:color w:val="410C01"/>
          <w:sz w:val="18"/>
          <w:szCs w:val="18"/>
        </w:rPr>
        <w:t xml:space="preserve"> script Insert silence. </w:t>
      </w:r>
      <w:hyperlink r:id="rId30" w:history="1">
        <w:r w:rsidRPr="00212F59">
          <w:rPr>
            <w:rStyle w:val="Hyperlink"/>
            <w:rFonts w:ascii="Sylfaen" w:hAnsi="Sylfaen"/>
            <w:sz w:val="18"/>
            <w:szCs w:val="18"/>
          </w:rPr>
          <w:t>https://www.ddaidone.com/uploads/1/0/5/2/105292729/insert_silence_at_start_of_all_files_in_folder.txt</w:t>
        </w:r>
      </w:hyperlink>
    </w:p>
    <w:p w14:paraId="2DDE165A" w14:textId="57084C9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Kleinschmidt, D. F., &amp; Jaeger, T. F. (2015). Robust speech perception: Recognize the familiar, generalize to the similar, and adapt to the novel. </w:t>
      </w:r>
      <w:r w:rsidRPr="00212F59">
        <w:rPr>
          <w:rFonts w:ascii="Sylfaen" w:hAnsi="Sylfaen"/>
          <w:i/>
          <w:iCs/>
          <w:color w:val="410C01"/>
          <w:sz w:val="18"/>
          <w:szCs w:val="18"/>
        </w:rPr>
        <w:t>Psychological Review</w:t>
      </w:r>
      <w:r w:rsidRPr="00212F59">
        <w:rPr>
          <w:rFonts w:ascii="Sylfaen" w:hAnsi="Sylfaen"/>
          <w:color w:val="410C01"/>
          <w:sz w:val="18"/>
          <w:szCs w:val="18"/>
        </w:rPr>
        <w:t xml:space="preserve">, 122(2), 148–203. </w:t>
      </w:r>
      <w:hyperlink r:id="rId31" w:history="1">
        <w:r w:rsidR="004C11DF" w:rsidRPr="00212F59">
          <w:rPr>
            <w:rStyle w:val="Hyperlink"/>
            <w:rFonts w:ascii="Sylfaen" w:hAnsi="Sylfaen"/>
            <w:sz w:val="18"/>
            <w:szCs w:val="18"/>
          </w:rPr>
          <w:t>https://doi</w:t>
        </w:r>
      </w:hyperlink>
      <w:r w:rsidRPr="00212F59">
        <w:rPr>
          <w:rFonts w:ascii="Sylfaen" w:hAnsi="Sylfaen"/>
          <w:color w:val="410C01"/>
          <w:sz w:val="18"/>
          <w:szCs w:val="18"/>
        </w:rPr>
        <w:t>.org/10.1037/a0038695</w:t>
      </w:r>
    </w:p>
    <w:p w14:paraId="32E1155B" w14:textId="4AC0B922"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(2011). Perceptual learning evidence for </w:t>
      </w:r>
      <w:proofErr w:type="gramStart"/>
      <w:r w:rsidRPr="00212F59">
        <w:rPr>
          <w:rFonts w:ascii="Sylfaen" w:hAnsi="Sylfaen"/>
          <w:color w:val="410C01"/>
          <w:sz w:val="18"/>
          <w:szCs w:val="18"/>
        </w:rPr>
        <w:t>contextually-specific</w:t>
      </w:r>
      <w:proofErr w:type="gramEnd"/>
      <w:r w:rsidRPr="00212F59">
        <w:rPr>
          <w:rFonts w:ascii="Sylfaen" w:hAnsi="Sylfaen"/>
          <w:color w:val="410C01"/>
          <w:sz w:val="18"/>
          <w:szCs w:val="18"/>
        </w:rPr>
        <w:t xml:space="preserve"> representations. </w:t>
      </w:r>
      <w:r w:rsidRPr="00212F59">
        <w:rPr>
          <w:rFonts w:ascii="Sylfaen" w:hAnsi="Sylfaen"/>
          <w:i/>
          <w:iCs/>
          <w:color w:val="410C01"/>
          <w:sz w:val="18"/>
          <w:szCs w:val="18"/>
        </w:rPr>
        <w:t>Cognition</w:t>
      </w:r>
      <w:r w:rsidRPr="00212F59">
        <w:rPr>
          <w:rFonts w:ascii="Sylfaen" w:hAnsi="Sylfaen"/>
          <w:color w:val="410C01"/>
          <w:sz w:val="18"/>
          <w:szCs w:val="18"/>
        </w:rPr>
        <w:t>, 121(3), 459-465.</w:t>
      </w:r>
    </w:p>
    <w:p w14:paraId="5E8B185A" w14:textId="617385D2" w:rsidR="0068473E" w:rsidRPr="00212F59" w:rsidRDefault="0068473E" w:rsidP="004578E8">
      <w:pPr>
        <w:rPr>
          <w:rFonts w:ascii="Sylfaen" w:hAnsi="Sylfaen"/>
          <w:color w:val="410C01"/>
          <w:sz w:val="18"/>
          <w:szCs w:val="18"/>
        </w:rPr>
      </w:pPr>
      <w:r w:rsidRPr="00212F59">
        <w:rPr>
          <w:rFonts w:ascii="Sylfaen" w:hAnsi="Sylfaen"/>
          <w:color w:val="410C01"/>
          <w:sz w:val="18"/>
          <w:szCs w:val="18"/>
        </w:rPr>
        <w:t xml:space="preserve">Kraljic, T., &amp; Samuel, A. G. (2007). Perceptual adjustments to multiple speakers. </w:t>
      </w:r>
      <w:r w:rsidRPr="00212F59">
        <w:rPr>
          <w:rFonts w:ascii="Sylfaen" w:hAnsi="Sylfaen"/>
          <w:i/>
          <w:iCs/>
          <w:color w:val="410C01"/>
          <w:sz w:val="18"/>
          <w:szCs w:val="18"/>
        </w:rPr>
        <w:t>Journal of Memory and Language</w:t>
      </w:r>
      <w:r w:rsidRPr="00212F59">
        <w:rPr>
          <w:rFonts w:ascii="Sylfaen" w:hAnsi="Sylfaen"/>
          <w:color w:val="410C01"/>
          <w:sz w:val="18"/>
          <w:szCs w:val="18"/>
        </w:rPr>
        <w:t>, 56(1), 1-15.</w:t>
      </w:r>
    </w:p>
    <w:p w14:paraId="260D1DA6" w14:textId="7777777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(2005). Perceptual learning for speech: Is there a return to </w:t>
      </w:r>
      <w:proofErr w:type="gramStart"/>
      <w:r w:rsidRPr="00212F59">
        <w:rPr>
          <w:rFonts w:ascii="Sylfaen" w:hAnsi="Sylfaen"/>
          <w:color w:val="410C01"/>
          <w:sz w:val="18"/>
          <w:szCs w:val="18"/>
        </w:rPr>
        <w:t>normal?.</w:t>
      </w:r>
      <w:proofErr w:type="gramEnd"/>
      <w:r w:rsidRPr="00212F59">
        <w:rPr>
          <w:rFonts w:ascii="Sylfaen" w:hAnsi="Sylfaen"/>
          <w:color w:val="410C01"/>
          <w:sz w:val="18"/>
          <w:szCs w:val="18"/>
        </w:rPr>
        <w:t xml:space="preserve"> </w:t>
      </w:r>
      <w:r w:rsidRPr="00212F59">
        <w:rPr>
          <w:rFonts w:ascii="Sylfaen" w:hAnsi="Sylfaen"/>
          <w:i/>
          <w:iCs/>
          <w:color w:val="410C01"/>
          <w:sz w:val="18"/>
          <w:szCs w:val="18"/>
        </w:rPr>
        <w:t>Cognitive psychology</w:t>
      </w:r>
      <w:r w:rsidRPr="00212F59">
        <w:rPr>
          <w:rFonts w:ascii="Sylfaen" w:hAnsi="Sylfaen"/>
          <w:color w:val="410C01"/>
          <w:sz w:val="18"/>
          <w:szCs w:val="18"/>
        </w:rPr>
        <w:t xml:space="preserve">, </w:t>
      </w:r>
      <w:r w:rsidRPr="00212F59">
        <w:rPr>
          <w:rFonts w:ascii="Sylfaen" w:hAnsi="Sylfaen"/>
          <w:i/>
          <w:iCs/>
          <w:color w:val="410C01"/>
          <w:sz w:val="18"/>
          <w:szCs w:val="18"/>
        </w:rPr>
        <w:t>51</w:t>
      </w:r>
      <w:r w:rsidRPr="00212F59">
        <w:rPr>
          <w:rFonts w:ascii="Sylfaen" w:hAnsi="Sylfaen"/>
          <w:color w:val="410C01"/>
          <w:sz w:val="18"/>
          <w:szCs w:val="18"/>
        </w:rPr>
        <w:t xml:space="preserve">(2), 141-178. </w:t>
      </w:r>
    </w:p>
    <w:p w14:paraId="60373A4D" w14:textId="391B3BA8" w:rsidR="004578E8" w:rsidRDefault="004578E8" w:rsidP="004578E8">
      <w:pPr>
        <w:rPr>
          <w:rFonts w:ascii="Sylfaen" w:hAnsi="Sylfaen"/>
          <w:color w:val="410C01"/>
          <w:sz w:val="18"/>
          <w:szCs w:val="18"/>
        </w:rPr>
      </w:pPr>
      <w:r w:rsidRPr="00212F59">
        <w:rPr>
          <w:rFonts w:ascii="Sylfaen" w:hAnsi="Sylfaen"/>
          <w:color w:val="410C01"/>
          <w:sz w:val="18"/>
          <w:szCs w:val="18"/>
        </w:rPr>
        <w:t xml:space="preserve">Luthra, S., </w:t>
      </w:r>
      <w:proofErr w:type="spellStart"/>
      <w:r w:rsidRPr="00212F59">
        <w:rPr>
          <w:rFonts w:ascii="Sylfaen" w:hAnsi="Sylfaen"/>
          <w:color w:val="410C01"/>
          <w:sz w:val="18"/>
          <w:szCs w:val="18"/>
        </w:rPr>
        <w:t>Mechtenberg</w:t>
      </w:r>
      <w:proofErr w:type="spellEnd"/>
      <w:r w:rsidRPr="00212F59">
        <w:rPr>
          <w:rFonts w:ascii="Sylfaen" w:hAnsi="Sylfaen"/>
          <w:color w:val="410C01"/>
          <w:sz w:val="18"/>
          <w:szCs w:val="18"/>
        </w:rPr>
        <w:t>, H., &amp; Myers, E. B. (2021). Perceptual learning of multiple talkers requires additional exposure</w:t>
      </w:r>
      <w:r w:rsidRPr="00212F59">
        <w:rPr>
          <w:rFonts w:ascii="Sylfaen" w:hAnsi="Sylfaen"/>
          <w:i/>
          <w:iCs/>
          <w:color w:val="410C01"/>
          <w:sz w:val="18"/>
          <w:szCs w:val="18"/>
        </w:rPr>
        <w:t>. Attention, Perception, &amp; Psychophysics</w:t>
      </w:r>
      <w:r w:rsidRPr="00212F59">
        <w:rPr>
          <w:rFonts w:ascii="Sylfaen" w:hAnsi="Sylfaen"/>
          <w:color w:val="410C01"/>
          <w:sz w:val="18"/>
          <w:szCs w:val="18"/>
        </w:rPr>
        <w:t xml:space="preserve">, </w:t>
      </w:r>
      <w:r w:rsidRPr="00212F59">
        <w:rPr>
          <w:rFonts w:ascii="Sylfaen" w:hAnsi="Sylfaen"/>
          <w:i/>
          <w:iCs/>
          <w:color w:val="410C01"/>
          <w:sz w:val="18"/>
          <w:szCs w:val="18"/>
        </w:rPr>
        <w:t>83</w:t>
      </w:r>
      <w:r w:rsidRPr="00212F59">
        <w:rPr>
          <w:rFonts w:ascii="Sylfaen" w:hAnsi="Sylfaen"/>
          <w:color w:val="410C01"/>
          <w:sz w:val="18"/>
          <w:szCs w:val="18"/>
        </w:rPr>
        <w:t>, 2217–2228.</w:t>
      </w:r>
    </w:p>
    <w:p w14:paraId="2FAB132F" w14:textId="4B22129F" w:rsidR="003B62B2" w:rsidRDefault="003B62B2" w:rsidP="004578E8">
      <w:pPr>
        <w:rPr>
          <w:rFonts w:ascii="Sylfaen" w:hAnsi="Sylfaen"/>
          <w:color w:val="410C01"/>
          <w:sz w:val="18"/>
          <w:szCs w:val="18"/>
        </w:rPr>
      </w:pPr>
      <w:r w:rsidRPr="003B62B2">
        <w:rPr>
          <w:rFonts w:ascii="Sylfaen" w:hAnsi="Sylfaen"/>
          <w:color w:val="410C01"/>
          <w:sz w:val="18"/>
          <w:szCs w:val="18"/>
        </w:rPr>
        <w:t>Mattys, Sven L., Katharine Barden, and Arthur G. Samuel. (2013). “Extrinsic Cognitive Load Impairs Low-Level Speech Perception.” Psychonomic Bulletin &amp; Review 21, no. 3: 748–54. https://doi.org/10.3758/s13423-013-0544-7.</w:t>
      </w:r>
    </w:p>
    <w:p w14:paraId="64CC799D" w14:textId="7938362F" w:rsidR="00F62B99" w:rsidRPr="00212F59" w:rsidRDefault="00F62B99" w:rsidP="004578E8">
      <w:pPr>
        <w:rPr>
          <w:rFonts w:ascii="Sylfaen" w:hAnsi="Sylfaen"/>
          <w:color w:val="410C01"/>
          <w:sz w:val="18"/>
          <w:szCs w:val="18"/>
        </w:rPr>
      </w:pPr>
      <w:r w:rsidRPr="00212F59">
        <w:rPr>
          <w:rFonts w:ascii="Sylfaen" w:hAnsi="Sylfaen"/>
          <w:color w:val="410C01"/>
          <w:sz w:val="18"/>
          <w:szCs w:val="18"/>
        </w:rPr>
        <w:t xml:space="preserve">Norris, D., McQueen, J. M., &amp; Cutler, A. (2003). Perceptual learning in speech. </w:t>
      </w:r>
      <w:r w:rsidRPr="00212F59">
        <w:rPr>
          <w:rFonts w:ascii="Sylfaen" w:hAnsi="Sylfaen"/>
          <w:i/>
          <w:iCs/>
          <w:color w:val="410C01"/>
          <w:sz w:val="18"/>
          <w:szCs w:val="18"/>
        </w:rPr>
        <w:t>Cognitive psychology</w:t>
      </w:r>
      <w:r w:rsidRPr="00212F59">
        <w:rPr>
          <w:rFonts w:ascii="Sylfaen" w:hAnsi="Sylfaen"/>
          <w:color w:val="410C01"/>
          <w:sz w:val="18"/>
          <w:szCs w:val="18"/>
        </w:rPr>
        <w:t>, 47(2), 204-238.</w:t>
      </w:r>
    </w:p>
    <w:p w14:paraId="3E77E176" w14:textId="1E7E9356" w:rsidR="004578E8" w:rsidRPr="00212F59" w:rsidRDefault="004578E8" w:rsidP="004578E8">
      <w:pPr>
        <w:rPr>
          <w:rFonts w:ascii="Sylfaen" w:hAnsi="Sylfaen"/>
          <w:color w:val="410C01"/>
          <w:sz w:val="18"/>
          <w:szCs w:val="18"/>
        </w:rPr>
      </w:pPr>
      <w:r w:rsidRPr="00212F59">
        <w:rPr>
          <w:rFonts w:ascii="Sylfaen" w:hAnsi="Sylfaen"/>
          <w:color w:val="410C01"/>
          <w:sz w:val="18"/>
          <w:szCs w:val="18"/>
        </w:rPr>
        <w:t>Samuel, A. G. (2016). Lexical representations are malleable for about on</w:t>
      </w:r>
      <w:r w:rsidR="00BF5E80">
        <w:rPr>
          <w:rFonts w:ascii="Sylfaen" w:hAnsi="Sylfaen"/>
          <w:color w:val="410C01"/>
          <w:sz w:val="18"/>
          <w:szCs w:val="18"/>
        </w:rPr>
        <w:t>e</w:t>
      </w:r>
      <w:r w:rsidRPr="00212F59">
        <w:rPr>
          <w:rFonts w:ascii="Sylfaen" w:hAnsi="Sylfaen"/>
          <w:color w:val="410C01"/>
          <w:sz w:val="18"/>
          <w:szCs w:val="18"/>
        </w:rPr>
        <w:t xml:space="preserve"> second: Evidence for the non-automaticity of perceptual recalibration. </w:t>
      </w:r>
      <w:r w:rsidRPr="00212F59">
        <w:rPr>
          <w:rFonts w:ascii="Sylfaen" w:hAnsi="Sylfaen"/>
          <w:i/>
          <w:iCs/>
          <w:color w:val="410C01"/>
          <w:sz w:val="18"/>
          <w:szCs w:val="18"/>
        </w:rPr>
        <w:t>Cognitive Psychology</w:t>
      </w:r>
      <w:r w:rsidRPr="00212F59">
        <w:rPr>
          <w:rFonts w:ascii="Sylfaen" w:hAnsi="Sylfaen"/>
          <w:color w:val="410C01"/>
          <w:sz w:val="18"/>
          <w:szCs w:val="18"/>
        </w:rPr>
        <w:t xml:space="preserve">, 88, 88–114. </w:t>
      </w:r>
      <w:hyperlink r:id="rId32" w:history="1">
        <w:r w:rsidR="001A6DAA" w:rsidRPr="00212F59">
          <w:rPr>
            <w:rStyle w:val="Hyperlink"/>
            <w:rFonts w:ascii="Sylfaen" w:hAnsi="Sylfaen"/>
            <w:sz w:val="18"/>
            <w:szCs w:val="18"/>
          </w:rPr>
          <w:t>https://doi.org/10.1016/j.cogpsych.2016.06.007</w:t>
        </w:r>
      </w:hyperlink>
    </w:p>
    <w:p w14:paraId="0C6E15E5" w14:textId="09D81A72" w:rsidR="0068473E" w:rsidRPr="00212F59" w:rsidRDefault="0068473E" w:rsidP="004578E8">
      <w:pPr>
        <w:rPr>
          <w:rFonts w:ascii="Sylfaen" w:hAnsi="Sylfaen"/>
          <w:color w:val="410C01"/>
          <w:sz w:val="18"/>
          <w:szCs w:val="18"/>
        </w:rPr>
      </w:pPr>
      <w:r w:rsidRPr="00212F59">
        <w:rPr>
          <w:rFonts w:ascii="Sylfaen" w:hAnsi="Sylfaen"/>
          <w:color w:val="410C01"/>
          <w:sz w:val="18"/>
          <w:szCs w:val="18"/>
        </w:rPr>
        <w:t xml:space="preserve">Trude, A. M., &amp; Brown-Schmidt, S. (2012). Talker-specific perceptual adaptation during online speech perception. </w:t>
      </w:r>
      <w:r w:rsidRPr="00212F59">
        <w:rPr>
          <w:rFonts w:ascii="Sylfaen" w:hAnsi="Sylfaen"/>
          <w:i/>
          <w:iCs/>
          <w:color w:val="410C01"/>
          <w:sz w:val="18"/>
          <w:szCs w:val="18"/>
        </w:rPr>
        <w:t>Language and Cognitive Processes</w:t>
      </w:r>
      <w:r w:rsidRPr="00212F59">
        <w:rPr>
          <w:rFonts w:ascii="Sylfaen" w:hAnsi="Sylfaen"/>
          <w:color w:val="410C01"/>
          <w:sz w:val="18"/>
          <w:szCs w:val="18"/>
        </w:rPr>
        <w:t>, 27(7-8), 979-1001.</w:t>
      </w:r>
    </w:p>
    <w:p w14:paraId="41C48360" w14:textId="7ACFAEB3"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Tzeng, C. Y., Nygaard, L. C., &amp; Theodore, R. M. (2021). A second chance for a first impression: Sensitivity to cumulative input statistics for lexically guided perceptual learning. </w:t>
      </w:r>
      <w:r w:rsidRPr="00212F59">
        <w:rPr>
          <w:rFonts w:ascii="Sylfaen" w:hAnsi="Sylfaen"/>
          <w:i/>
          <w:iCs/>
          <w:color w:val="410C01"/>
          <w:sz w:val="18"/>
          <w:szCs w:val="18"/>
        </w:rPr>
        <w:t>Psychonomic Bulletin &amp; Review, 28</w:t>
      </w:r>
      <w:r w:rsidRPr="00212F59">
        <w:rPr>
          <w:rFonts w:ascii="Sylfaen" w:hAnsi="Sylfaen"/>
          <w:color w:val="410C01"/>
          <w:sz w:val="18"/>
          <w:szCs w:val="18"/>
        </w:rPr>
        <w:t>, 1003–1014.</w:t>
      </w:r>
    </w:p>
    <w:p w14:paraId="4A80B80E" w14:textId="4620196F" w:rsidR="00EB5C15" w:rsidRPr="00212F59" w:rsidRDefault="00EB5C15" w:rsidP="004578E8">
      <w:pPr>
        <w:rPr>
          <w:rFonts w:ascii="Sylfaen" w:hAnsi="Sylfaen"/>
          <w:color w:val="410C01"/>
          <w:sz w:val="18"/>
          <w:szCs w:val="18"/>
        </w:rPr>
      </w:pPr>
      <w:r w:rsidRPr="00212F59">
        <w:rPr>
          <w:rFonts w:ascii="Sylfaen" w:hAnsi="Sylfaen"/>
          <w:color w:val="410C01"/>
          <w:sz w:val="18"/>
          <w:szCs w:val="18"/>
        </w:rPr>
        <w:t xml:space="preserve">Woods, K.J.P., Siegel, M. H., Traer, J. &amp; McDermott, J. H. (2017) Headphone screening to facilitate web-based auditory experiments.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w:t>
      </w:r>
    </w:p>
    <w:p w14:paraId="62A35CDF" w14:textId="151F3766" w:rsidR="00106792" w:rsidRPr="00212F59" w:rsidRDefault="004578E8">
      <w:pPr>
        <w:rPr>
          <w:rStyle w:val="Hyperlink"/>
          <w:rFonts w:ascii="Sylfaen" w:hAnsi="Sylfaen"/>
          <w:sz w:val="18"/>
          <w:szCs w:val="18"/>
        </w:rPr>
      </w:pPr>
      <w:r w:rsidRPr="00212F59">
        <w:rPr>
          <w:rFonts w:ascii="Sylfaen" w:hAnsi="Sylfaen"/>
          <w:color w:val="410C01"/>
          <w:sz w:val="18"/>
          <w:szCs w:val="18"/>
        </w:rPr>
        <w:t xml:space="preserve">Zhang, X., &amp; Samuel, A. G. (2014). Perceptual learning of speech under optimal and adverse conditions. </w:t>
      </w:r>
      <w:r w:rsidRPr="00212F59">
        <w:rPr>
          <w:rFonts w:ascii="Sylfaen" w:hAnsi="Sylfaen"/>
          <w:i/>
          <w:iCs/>
          <w:color w:val="410C01"/>
          <w:sz w:val="18"/>
          <w:szCs w:val="18"/>
        </w:rPr>
        <w:t>Journal of Experimental Psychology: Human Perception and Performance</w:t>
      </w:r>
      <w:r w:rsidRPr="00212F59">
        <w:rPr>
          <w:rFonts w:ascii="Sylfaen" w:hAnsi="Sylfaen"/>
          <w:color w:val="410C01"/>
          <w:sz w:val="18"/>
          <w:szCs w:val="18"/>
        </w:rPr>
        <w:t xml:space="preserve">, 40(1), 200–217. </w:t>
      </w:r>
      <w:hyperlink r:id="rId33" w:history="1">
        <w:r w:rsidR="001A6DAA" w:rsidRPr="00212F59">
          <w:rPr>
            <w:rStyle w:val="Hyperlink"/>
            <w:rFonts w:ascii="Sylfaen" w:hAnsi="Sylfaen"/>
            <w:sz w:val="18"/>
            <w:szCs w:val="18"/>
          </w:rPr>
          <w:t>https://doi.org/10.1037/a0033182</w:t>
        </w:r>
      </w:hyperlink>
    </w:p>
    <w:p w14:paraId="1DE1F7A4" w14:textId="6865E40C" w:rsidR="00212F59" w:rsidRPr="00FE76D9" w:rsidRDefault="00212F59">
      <w:pPr>
        <w:rPr>
          <w:rFonts w:ascii="Sylfaen" w:hAnsi="Sylfaen"/>
          <w:color w:val="410C01"/>
          <w:sz w:val="18"/>
          <w:szCs w:val="18"/>
        </w:rPr>
      </w:pPr>
      <w:r w:rsidRPr="00212F59">
        <w:rPr>
          <w:rFonts w:ascii="Sylfaen" w:hAnsi="Sylfaen"/>
          <w:color w:val="410C01"/>
          <w:sz w:val="18"/>
          <w:szCs w:val="18"/>
        </w:rPr>
        <w:t xml:space="preserve">Zhang, </w:t>
      </w:r>
      <w:proofErr w:type="spellStart"/>
      <w:r w:rsidRPr="00212F59">
        <w:rPr>
          <w:rFonts w:ascii="Sylfaen" w:hAnsi="Sylfaen"/>
          <w:color w:val="410C01"/>
          <w:sz w:val="18"/>
          <w:szCs w:val="18"/>
        </w:rPr>
        <w:t>Xujin</w:t>
      </w:r>
      <w:proofErr w:type="spellEnd"/>
      <w:r w:rsidRPr="00212F59">
        <w:rPr>
          <w:rFonts w:ascii="Sylfaen" w:hAnsi="Sylfaen"/>
          <w:color w:val="410C01"/>
          <w:sz w:val="18"/>
          <w:szCs w:val="18"/>
        </w:rPr>
        <w:t>, and Arthur G. Samuel. “Is Speech Recognition Automatic? Lexical Competition, but Not Initial Lexical Access, Requires Cognitive Resources</w:t>
      </w:r>
      <w:r w:rsidRPr="00212F59">
        <w:rPr>
          <w:rFonts w:ascii="Sylfaen" w:hAnsi="Sylfaen"/>
          <w:i/>
          <w:iCs/>
          <w:color w:val="410C01"/>
          <w:sz w:val="18"/>
          <w:szCs w:val="18"/>
        </w:rPr>
        <w:t>.” Journal of Memory and Language 100</w:t>
      </w:r>
      <w:r w:rsidRPr="00212F59">
        <w:rPr>
          <w:rFonts w:ascii="Sylfaen" w:hAnsi="Sylfaen"/>
          <w:color w:val="410C01"/>
          <w:sz w:val="18"/>
          <w:szCs w:val="18"/>
        </w:rPr>
        <w:t xml:space="preserve"> (June 1, 2018): 32–50. https://doi.org/10.1016/j.jml.2018.01.002.</w:t>
      </w:r>
    </w:p>
    <w:p w14:paraId="0E1A80A4" w14:textId="5E775BC4" w:rsidR="00106792" w:rsidRDefault="00106792" w:rsidP="00F530B3">
      <w:pPr>
        <w:spacing w:after="0"/>
        <w:jc w:val="center"/>
        <w:rPr>
          <w:rFonts w:ascii="Sylfaen" w:hAnsi="Sylfaen"/>
          <w:color w:val="410C01"/>
          <w:sz w:val="20"/>
          <w:szCs w:val="20"/>
        </w:rPr>
      </w:pPr>
      <w:r>
        <w:rPr>
          <w:rFonts w:ascii="Sylfaen" w:hAnsi="Sylfaen"/>
          <w:color w:val="410C01"/>
          <w:sz w:val="20"/>
          <w:szCs w:val="20"/>
        </w:rPr>
        <w:lastRenderedPageBreak/>
        <w:t>APPENDIX A</w:t>
      </w:r>
    </w:p>
    <w:p w14:paraId="5450129D" w14:textId="77777777" w:rsidR="00555E61" w:rsidRDefault="00F530B3" w:rsidP="00F530B3">
      <w:pPr>
        <w:jc w:val="center"/>
        <w:rPr>
          <w:rFonts w:ascii="Sylfaen" w:hAnsi="Sylfaen"/>
          <w:color w:val="410C01"/>
          <w:sz w:val="20"/>
          <w:szCs w:val="20"/>
        </w:rPr>
      </w:pPr>
      <w:r>
        <w:rPr>
          <w:rFonts w:ascii="Sylfaen" w:hAnsi="Sylfaen"/>
          <w:color w:val="410C01"/>
          <w:sz w:val="20"/>
          <w:szCs w:val="20"/>
        </w:rPr>
        <w:t>Words/Nonwords used in stimuli</w:t>
      </w:r>
    </w:p>
    <w:p w14:paraId="03EF7561" w14:textId="71C02201" w:rsidR="00936AB6" w:rsidRPr="00936AB6" w:rsidRDefault="00936AB6" w:rsidP="00397A41">
      <w:pPr>
        <w:rPr>
          <w:rFonts w:ascii="Sylfaen" w:hAnsi="Sylfaen"/>
          <w:color w:val="410C01"/>
          <w:sz w:val="6"/>
          <w:szCs w:val="6"/>
        </w:rPr>
        <w:sectPr w:rsidR="00936AB6" w:rsidRPr="00936AB6" w:rsidSect="00D86024">
          <w:headerReference w:type="default" r:id="rId34"/>
          <w:headerReference w:type="first" r:id="rId35"/>
          <w:footerReference w:type="first" r:id="rId36"/>
          <w:pgSz w:w="12240" w:h="15840"/>
          <w:pgMar w:top="1440" w:right="1440" w:bottom="1440" w:left="1440" w:header="720" w:footer="720" w:gutter="0"/>
          <w:cols w:space="720"/>
          <w:titlePg/>
          <w:docGrid w:linePitch="360"/>
        </w:sectPr>
      </w:pPr>
    </w:p>
    <w:p w14:paraId="4ADBC62B" w14:textId="123B2A53" w:rsidR="00555E61" w:rsidRPr="00135565" w:rsidRDefault="00555E61" w:rsidP="00135565">
      <w:pPr>
        <w:pStyle w:val="ListParagraph"/>
        <w:ind w:left="432" w:right="-144"/>
        <w:rPr>
          <w:rFonts w:ascii="Sylfaen" w:hAnsi="Sylfaen"/>
          <w:b/>
          <w:bCs/>
          <w:color w:val="410C01"/>
          <w:sz w:val="16"/>
          <w:szCs w:val="16"/>
        </w:rPr>
      </w:pPr>
      <w:r w:rsidRPr="00135565">
        <w:rPr>
          <w:rFonts w:ascii="Sylfaen" w:hAnsi="Sylfaen"/>
          <w:b/>
          <w:bCs/>
          <w:color w:val="410C01"/>
          <w:sz w:val="16"/>
          <w:szCs w:val="16"/>
        </w:rPr>
        <w:t>Critical</w:t>
      </w:r>
      <w:r w:rsidR="00F530B3" w:rsidRPr="00135565">
        <w:rPr>
          <w:rFonts w:ascii="Sylfaen" w:hAnsi="Sylfaen"/>
          <w:b/>
          <w:bCs/>
          <w:color w:val="410C01"/>
          <w:sz w:val="16"/>
          <w:szCs w:val="16"/>
        </w:rPr>
        <w:t xml:space="preserve"> S</w:t>
      </w:r>
      <w:r w:rsidR="006F0141">
        <w:rPr>
          <w:rFonts w:ascii="Sylfaen" w:hAnsi="Sylfaen"/>
          <w:b/>
          <w:bCs/>
          <w:color w:val="410C01"/>
          <w:sz w:val="16"/>
          <w:szCs w:val="16"/>
        </w:rPr>
        <w:t>h</w:t>
      </w:r>
      <w:r w:rsidR="00F530B3" w:rsidRPr="00135565">
        <w:rPr>
          <w:rFonts w:ascii="Sylfaen" w:hAnsi="Sylfaen"/>
          <w:b/>
          <w:bCs/>
          <w:color w:val="410C01"/>
          <w:sz w:val="16"/>
          <w:szCs w:val="16"/>
        </w:rPr>
        <w:t xml:space="preserve"> </w:t>
      </w:r>
      <w:r w:rsidRPr="00135565">
        <w:rPr>
          <w:rFonts w:ascii="Sylfaen" w:hAnsi="Sylfaen"/>
          <w:b/>
          <w:bCs/>
          <w:color w:val="410C01"/>
          <w:sz w:val="16"/>
          <w:szCs w:val="16"/>
        </w:rPr>
        <w:t>Words</w:t>
      </w:r>
    </w:p>
    <w:p w14:paraId="13E8B412" w14:textId="4135B54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Ambition</w:t>
      </w:r>
    </w:p>
    <w:p w14:paraId="0FD08656" w14:textId="6948920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Machinery</w:t>
      </w:r>
    </w:p>
    <w:p w14:paraId="06E0DE32" w14:textId="022F7CF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Brochure</w:t>
      </w:r>
    </w:p>
    <w:p w14:paraId="5A154C56" w14:textId="72D9130C"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Official</w:t>
      </w:r>
    </w:p>
    <w:p w14:paraId="51716546" w14:textId="165EF26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Crucial</w:t>
      </w:r>
    </w:p>
    <w:p w14:paraId="58E1D5B3" w14:textId="6BA69BE0"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Pediatrician</w:t>
      </w:r>
    </w:p>
    <w:p w14:paraId="04BB595E" w14:textId="4BD6D6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Flourishing</w:t>
      </w:r>
    </w:p>
    <w:p w14:paraId="3B971014" w14:textId="40E3B3F6"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Reassure</w:t>
      </w:r>
    </w:p>
    <w:p w14:paraId="3990E0A0" w14:textId="2E937AF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Graduation</w:t>
      </w:r>
    </w:p>
    <w:p w14:paraId="57914C88" w14:textId="0C007375"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Vacation</w:t>
      </w:r>
    </w:p>
    <w:p w14:paraId="723E5019" w14:textId="2374099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Initial</w:t>
      </w:r>
    </w:p>
    <w:p w14:paraId="39DF29B7" w14:textId="37A044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Beneficial</w:t>
      </w:r>
    </w:p>
    <w:p w14:paraId="603D0BCB" w14:textId="1A81450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Negotiate</w:t>
      </w:r>
    </w:p>
    <w:p w14:paraId="650587C4" w14:textId="376CED99"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Commercial</w:t>
      </w:r>
    </w:p>
    <w:p w14:paraId="73797D57" w14:textId="47171CA1"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Parachute</w:t>
      </w:r>
    </w:p>
    <w:p w14:paraId="52CC6DAC" w14:textId="6C425DA8"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Efficient</w:t>
      </w:r>
    </w:p>
    <w:p w14:paraId="139D9227" w14:textId="490FEBBE" w:rsidR="00810D5E"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Publisher</w:t>
      </w:r>
    </w:p>
    <w:p w14:paraId="3B340F94" w14:textId="02D3BFA7"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Glacier</w:t>
      </w:r>
    </w:p>
    <w:p w14:paraId="5457D9C5" w14:textId="106C252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Refreshing</w:t>
      </w:r>
    </w:p>
    <w:p w14:paraId="56977981" w14:textId="00B70E4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Impatient</w:t>
      </w:r>
    </w:p>
    <w:p w14:paraId="16BB3977" w14:textId="7786A332" w:rsidR="00F21E6F" w:rsidRPr="00135565" w:rsidRDefault="00F21E6F" w:rsidP="00135565">
      <w:pPr>
        <w:pStyle w:val="ListParagraph"/>
        <w:ind w:left="432"/>
        <w:rPr>
          <w:rFonts w:ascii="Sylfaen" w:hAnsi="Sylfaen"/>
          <w:color w:val="410C01"/>
          <w:sz w:val="16"/>
          <w:szCs w:val="16"/>
        </w:rPr>
      </w:pPr>
    </w:p>
    <w:p w14:paraId="032FBA2A" w14:textId="537A3474" w:rsidR="00555E61" w:rsidRPr="00135565" w:rsidRDefault="00555E61"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 xml:space="preserve">Critical </w:t>
      </w:r>
      <w:r w:rsidR="00F530B3" w:rsidRPr="00135565">
        <w:rPr>
          <w:rFonts w:ascii="Sylfaen" w:hAnsi="Sylfaen"/>
          <w:b/>
          <w:bCs/>
          <w:color w:val="410C01"/>
          <w:sz w:val="16"/>
          <w:szCs w:val="16"/>
        </w:rPr>
        <w:t xml:space="preserve">S </w:t>
      </w:r>
      <w:r w:rsidRPr="00135565">
        <w:rPr>
          <w:rFonts w:ascii="Sylfaen" w:hAnsi="Sylfaen"/>
          <w:b/>
          <w:bCs/>
          <w:color w:val="410C01"/>
          <w:sz w:val="16"/>
          <w:szCs w:val="16"/>
        </w:rPr>
        <w:t>Words</w:t>
      </w:r>
    </w:p>
    <w:p w14:paraId="41E63B7F" w14:textId="765E6B9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Parasite</w:t>
      </w:r>
    </w:p>
    <w:p w14:paraId="3885504D" w14:textId="19293739"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Obscene</w:t>
      </w:r>
    </w:p>
    <w:p w14:paraId="6D6679A7" w14:textId="416767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Medicine</w:t>
      </w:r>
    </w:p>
    <w:p w14:paraId="0F55FA26" w14:textId="07E734C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Tennessee</w:t>
      </w:r>
    </w:p>
    <w:p w14:paraId="706A4EA8" w14:textId="77CBFC9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Peninsula</w:t>
      </w:r>
    </w:p>
    <w:p w14:paraId="39586E7B" w14:textId="27ACAF0C"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Hallucinate</w:t>
      </w:r>
    </w:p>
    <w:p w14:paraId="10932A72" w14:textId="085A00C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Arkansas</w:t>
      </w:r>
    </w:p>
    <w:p w14:paraId="78D00F02" w14:textId="5E9AB2F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Compensate</w:t>
      </w:r>
    </w:p>
    <w:p w14:paraId="60DCB763" w14:textId="5C661B5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Dinosaur</w:t>
      </w:r>
    </w:p>
    <w:p w14:paraId="0E742DF4" w14:textId="7FDDCC9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Rehearsal</w:t>
      </w:r>
    </w:p>
    <w:p w14:paraId="1A13AD14" w14:textId="1B4639B0"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Pregnancy</w:t>
      </w:r>
    </w:p>
    <w:p w14:paraId="7FE39E05" w14:textId="3731671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Democracy</w:t>
      </w:r>
    </w:p>
    <w:p w14:paraId="5A322A23" w14:textId="57B4C9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Embassy</w:t>
      </w:r>
    </w:p>
    <w:p w14:paraId="51877886" w14:textId="4983CC1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Legacy</w:t>
      </w:r>
    </w:p>
    <w:p w14:paraId="55279787" w14:textId="491F623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Reconcile</w:t>
      </w:r>
    </w:p>
    <w:p w14:paraId="6AECF0A1" w14:textId="5F94A26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Personal</w:t>
      </w:r>
    </w:p>
    <w:p w14:paraId="1ED8417C" w14:textId="4342240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Eraser</w:t>
      </w:r>
    </w:p>
    <w:p w14:paraId="6954E239" w14:textId="68E1C99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Episode</w:t>
      </w:r>
    </w:p>
    <w:p w14:paraId="78779D0A" w14:textId="1407B4F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Literacy</w:t>
      </w:r>
    </w:p>
    <w:p w14:paraId="7F74E5E9" w14:textId="5B10D8E5"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Coliseum</w:t>
      </w:r>
    </w:p>
    <w:p w14:paraId="1DA64678" w14:textId="77777777" w:rsidR="00555E61" w:rsidRPr="00135565" w:rsidRDefault="00555E61" w:rsidP="00135565">
      <w:pPr>
        <w:ind w:left="576"/>
        <w:rPr>
          <w:rFonts w:ascii="Sylfaen" w:hAnsi="Sylfaen"/>
          <w:b/>
          <w:bCs/>
          <w:color w:val="410C01"/>
          <w:sz w:val="16"/>
          <w:szCs w:val="16"/>
        </w:rPr>
      </w:pPr>
    </w:p>
    <w:p w14:paraId="00FF2E16" w14:textId="0EEA3B0B" w:rsidR="00F21E6F" w:rsidRPr="00135565" w:rsidRDefault="00F21E6F" w:rsidP="00135565">
      <w:pPr>
        <w:spacing w:after="0"/>
        <w:ind w:left="432"/>
        <w:rPr>
          <w:rFonts w:ascii="Sylfaen" w:hAnsi="Sylfaen"/>
          <w:b/>
          <w:bCs/>
          <w:color w:val="410C01"/>
          <w:sz w:val="16"/>
          <w:szCs w:val="16"/>
        </w:rPr>
      </w:pPr>
      <w:r w:rsidRPr="00135565">
        <w:rPr>
          <w:rFonts w:ascii="Sylfaen" w:hAnsi="Sylfaen"/>
          <w:b/>
          <w:bCs/>
          <w:color w:val="410C01"/>
          <w:sz w:val="16"/>
          <w:szCs w:val="16"/>
        </w:rPr>
        <w:t>Filler Words</w:t>
      </w:r>
    </w:p>
    <w:p w14:paraId="5E8AABC6" w14:textId="053582F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America</w:t>
      </w:r>
    </w:p>
    <w:p w14:paraId="70EEA601" w14:textId="1141C1D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Bakery</w:t>
      </w:r>
    </w:p>
    <w:p w14:paraId="22B6D00B" w14:textId="47644D0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Ballerina</w:t>
      </w:r>
    </w:p>
    <w:p w14:paraId="6DEB2ED9" w14:textId="23B988C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Blueberry</w:t>
      </w:r>
    </w:p>
    <w:p w14:paraId="1FC034EC" w14:textId="1595CCE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Bullying</w:t>
      </w:r>
    </w:p>
    <w:p w14:paraId="2EE27F61" w14:textId="4C11B2D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Burglary</w:t>
      </w:r>
    </w:p>
    <w:p w14:paraId="5E0733D4" w14:textId="01760B3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Camera</w:t>
      </w:r>
    </w:p>
    <w:p w14:paraId="28996426" w14:textId="0339FA1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Continually</w:t>
      </w:r>
    </w:p>
    <w:p w14:paraId="623BF9A1" w14:textId="4F71762C"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Directory</w:t>
      </w:r>
    </w:p>
    <w:p w14:paraId="4ECF49E7" w14:textId="64A981FD"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Document</w:t>
      </w:r>
    </w:p>
    <w:p w14:paraId="55ECAF49" w14:textId="0C59E02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Domineering</w:t>
      </w:r>
    </w:p>
    <w:p w14:paraId="43542522" w14:textId="7777777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Dynamite</w:t>
      </w:r>
    </w:p>
    <w:p w14:paraId="6EF8C61A" w14:textId="2DEB9F8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Eighty</w:t>
      </w:r>
    </w:p>
    <w:p w14:paraId="35B53475" w14:textId="6AF6941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Embody</w:t>
      </w:r>
    </w:p>
    <w:p w14:paraId="109CECB6" w14:textId="0EBDE09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Gardenia</w:t>
      </w:r>
    </w:p>
    <w:p w14:paraId="255CBF78" w14:textId="545E5F9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Grammatical</w:t>
      </w:r>
    </w:p>
    <w:p w14:paraId="43852899" w14:textId="0E21657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Gullible</w:t>
      </w:r>
    </w:p>
    <w:p w14:paraId="323D5C98" w14:textId="756CA39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Hamburger</w:t>
      </w:r>
    </w:p>
    <w:p w14:paraId="63CD7628" w14:textId="1AA90E6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Honeymoon</w:t>
      </w:r>
    </w:p>
    <w:p w14:paraId="629A79DB" w14:textId="7CF4A5C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Hurdle</w:t>
      </w:r>
    </w:p>
    <w:p w14:paraId="50888E4C" w14:textId="7E27F90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Identical</w:t>
      </w:r>
    </w:p>
    <w:p w14:paraId="5E89E373" w14:textId="7A837B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Illuminate</w:t>
      </w:r>
    </w:p>
    <w:p w14:paraId="2124E5D7" w14:textId="1425545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Inhabit</w:t>
      </w:r>
    </w:p>
    <w:p w14:paraId="772126B4" w14:textId="288CC66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Interior</w:t>
      </w:r>
    </w:p>
    <w:p w14:paraId="3BA554E2" w14:textId="53E102B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Ironic</w:t>
      </w:r>
    </w:p>
    <w:p w14:paraId="7A310A40" w14:textId="22437D5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Keyboard</w:t>
      </w:r>
    </w:p>
    <w:p w14:paraId="122B45E6" w14:textId="5B91168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Knowingly</w:t>
      </w:r>
    </w:p>
    <w:p w14:paraId="681994DA" w14:textId="1D66AF4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Laminate</w:t>
      </w:r>
    </w:p>
    <w:p w14:paraId="075F1368" w14:textId="2DF0819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Lengthen</w:t>
      </w:r>
    </w:p>
    <w:p w14:paraId="7EA797E0" w14:textId="630842D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Lethal</w:t>
      </w:r>
    </w:p>
    <w:p w14:paraId="4EF89B8D" w14:textId="0BF2620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Liability</w:t>
      </w:r>
    </w:p>
    <w:p w14:paraId="6CA7AB2A" w14:textId="026CD26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Lingering</w:t>
      </w:r>
    </w:p>
    <w:p w14:paraId="23D106E0" w14:textId="1F553CD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Lobbying</w:t>
      </w:r>
    </w:p>
    <w:p w14:paraId="240C6352" w14:textId="1C656B6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Marina</w:t>
      </w:r>
    </w:p>
    <w:p w14:paraId="79D559C0" w14:textId="6E32958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Melancholy</w:t>
      </w:r>
    </w:p>
    <w:p w14:paraId="259F13A4" w14:textId="3FFC547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Membrane</w:t>
      </w:r>
    </w:p>
    <w:p w14:paraId="4E40C73F" w14:textId="071E937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Metrical</w:t>
      </w:r>
    </w:p>
    <w:p w14:paraId="3B0D2DDA" w14:textId="28A4AC8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Napkin</w:t>
      </w:r>
    </w:p>
    <w:p w14:paraId="507BFB6E" w14:textId="29DB569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Negate</w:t>
      </w:r>
    </w:p>
    <w:p w14:paraId="5E960738" w14:textId="2B8DB07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Nightmare</w:t>
      </w:r>
    </w:p>
    <w:p w14:paraId="75B856F1" w14:textId="22464CF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Ornament</w:t>
      </w:r>
    </w:p>
    <w:p w14:paraId="7E0254BF" w14:textId="202E4DA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Outnumber</w:t>
      </w:r>
    </w:p>
    <w:p w14:paraId="2B64B271" w14:textId="3628EA2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Panicking</w:t>
      </w:r>
    </w:p>
    <w:p w14:paraId="5AAB23C5" w14:textId="45A4349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Parakeet</w:t>
      </w:r>
    </w:p>
    <w:p w14:paraId="47835EA6" w14:textId="7BBCEFC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Pilgrim</w:t>
      </w:r>
    </w:p>
    <w:p w14:paraId="1A47449E" w14:textId="027D655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Pineapple</w:t>
      </w:r>
    </w:p>
    <w:p w14:paraId="1FA5A53B" w14:textId="5ED79C0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Platonic</w:t>
      </w:r>
    </w:p>
    <w:p w14:paraId="108ACF68" w14:textId="517E76A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Predict</w:t>
      </w:r>
    </w:p>
    <w:p w14:paraId="7B9B6DFC" w14:textId="654D1B3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Purgatory</w:t>
      </w:r>
    </w:p>
    <w:p w14:paraId="5A18E31E" w14:textId="7AFF341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Tactical</w:t>
      </w:r>
    </w:p>
    <w:p w14:paraId="1933492C" w14:textId="360631A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Terminal</w:t>
      </w:r>
    </w:p>
    <w:p w14:paraId="26AB2032" w14:textId="2822EBA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Therapeutic</w:t>
      </w:r>
    </w:p>
    <w:p w14:paraId="5EB69F89" w14:textId="57DCEFC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Titanium</w:t>
      </w:r>
    </w:p>
    <w:p w14:paraId="51E87B57" w14:textId="699AE05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Turbulent</w:t>
      </w:r>
    </w:p>
    <w:p w14:paraId="759CB514" w14:textId="5614DD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Tutorial</w:t>
      </w:r>
    </w:p>
    <w:p w14:paraId="798178F1" w14:textId="01713CB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Umbrella</w:t>
      </w:r>
    </w:p>
    <w:p w14:paraId="7032F086" w14:textId="4F1E954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Undermine</w:t>
      </w:r>
    </w:p>
    <w:p w14:paraId="6352D80E" w14:textId="2319EBF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Wealthy</w:t>
      </w:r>
    </w:p>
    <w:p w14:paraId="347F5567" w14:textId="2349F6B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Worldly</w:t>
      </w:r>
    </w:p>
    <w:p w14:paraId="61606E81" w14:textId="4542559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Wrinkle</w:t>
      </w:r>
    </w:p>
    <w:p w14:paraId="1CDB4746" w14:textId="2A63456A" w:rsidR="00486A1F" w:rsidRPr="00135565" w:rsidRDefault="00486A1F" w:rsidP="00135565">
      <w:pPr>
        <w:spacing w:after="0"/>
        <w:ind w:left="432"/>
        <w:rPr>
          <w:rFonts w:ascii="Sylfaen" w:hAnsi="Sylfaen"/>
          <w:b/>
          <w:bCs/>
          <w:color w:val="410C01"/>
          <w:sz w:val="16"/>
          <w:szCs w:val="16"/>
        </w:rPr>
      </w:pPr>
      <w:r w:rsidRPr="00135565">
        <w:rPr>
          <w:rFonts w:ascii="Sylfaen" w:hAnsi="Sylfaen"/>
          <w:b/>
          <w:bCs/>
          <w:color w:val="410C01"/>
          <w:sz w:val="16"/>
          <w:szCs w:val="16"/>
        </w:rPr>
        <w:t>Filler Nonwords</w:t>
      </w:r>
    </w:p>
    <w:p w14:paraId="0A0C3C96" w14:textId="77777777" w:rsidR="00486A1F" w:rsidRPr="00135565" w:rsidRDefault="00486A1F" w:rsidP="00135565">
      <w:pPr>
        <w:pStyle w:val="ListParagraph"/>
        <w:numPr>
          <w:ilvl w:val="0"/>
          <w:numId w:val="20"/>
        </w:numPr>
        <w:spacing w:after="0"/>
        <w:ind w:left="432"/>
        <w:rPr>
          <w:rFonts w:ascii="Sylfaen" w:hAnsi="Sylfaen"/>
          <w:color w:val="410C01"/>
          <w:sz w:val="16"/>
          <w:szCs w:val="16"/>
        </w:rPr>
      </w:pPr>
      <w:proofErr w:type="spellStart"/>
      <w:r w:rsidRPr="00135565">
        <w:rPr>
          <w:rFonts w:ascii="Sylfaen" w:hAnsi="Sylfaen"/>
          <w:color w:val="410C01"/>
          <w:sz w:val="16"/>
          <w:szCs w:val="16"/>
        </w:rPr>
        <w:t>Youmgel</w:t>
      </w:r>
      <w:proofErr w:type="spellEnd"/>
    </w:p>
    <w:p w14:paraId="76586FE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Wominid</w:t>
      </w:r>
      <w:proofErr w:type="spellEnd"/>
    </w:p>
    <w:p w14:paraId="5B5F834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Wojalto</w:t>
      </w:r>
      <w:proofErr w:type="spellEnd"/>
    </w:p>
    <w:p w14:paraId="4673258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Ungelnin</w:t>
      </w:r>
      <w:proofErr w:type="spellEnd"/>
    </w:p>
    <w:p w14:paraId="544FB50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Tymolape</w:t>
      </w:r>
      <w:proofErr w:type="spellEnd"/>
    </w:p>
    <w:p w14:paraId="301222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Tounamplem</w:t>
      </w:r>
      <w:proofErr w:type="spellEnd"/>
    </w:p>
    <w:p w14:paraId="5909FAF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Tilegkalo</w:t>
      </w:r>
      <w:proofErr w:type="spellEnd"/>
    </w:p>
    <w:p w14:paraId="25E9541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Tamical</w:t>
      </w:r>
      <w:proofErr w:type="spellEnd"/>
    </w:p>
    <w:p w14:paraId="08186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Ryligal</w:t>
      </w:r>
      <w:proofErr w:type="spellEnd"/>
    </w:p>
    <w:p w14:paraId="0343545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Rimkeluwar</w:t>
      </w:r>
      <w:proofErr w:type="spellEnd"/>
    </w:p>
    <w:p w14:paraId="72EF05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Rengime</w:t>
      </w:r>
      <w:proofErr w:type="spellEnd"/>
    </w:p>
    <w:p w14:paraId="571BE36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Rawamtee</w:t>
      </w:r>
      <w:proofErr w:type="spellEnd"/>
    </w:p>
    <w:p w14:paraId="02249B8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Rakil</w:t>
      </w:r>
      <w:proofErr w:type="spellEnd"/>
    </w:p>
    <w:p w14:paraId="5A5566B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Pourilar</w:t>
      </w:r>
      <w:proofErr w:type="spellEnd"/>
    </w:p>
    <w:p w14:paraId="421522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Ploupelai</w:t>
      </w:r>
      <w:proofErr w:type="spellEnd"/>
    </w:p>
    <w:p w14:paraId="72065CB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Perkum</w:t>
      </w:r>
      <w:proofErr w:type="spellEnd"/>
    </w:p>
    <w:p w14:paraId="1A056BD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Omperoge</w:t>
      </w:r>
      <w:proofErr w:type="spellEnd"/>
    </w:p>
    <w:p w14:paraId="69354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Nomerae</w:t>
      </w:r>
      <w:proofErr w:type="spellEnd"/>
    </w:p>
    <w:p w14:paraId="17742FA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Niritaly</w:t>
      </w:r>
      <w:proofErr w:type="spellEnd"/>
    </w:p>
    <w:p w14:paraId="4784B46C" w14:textId="77777777" w:rsidR="00486A1F" w:rsidRPr="00135565" w:rsidRDefault="00486A1F" w:rsidP="00135565">
      <w:pPr>
        <w:pStyle w:val="ListParagraph"/>
        <w:numPr>
          <w:ilvl w:val="0"/>
          <w:numId w:val="20"/>
        </w:numPr>
        <w:ind w:left="432"/>
        <w:rPr>
          <w:rFonts w:ascii="Sylfaen" w:hAnsi="Sylfaen"/>
          <w:color w:val="410C01"/>
          <w:sz w:val="16"/>
          <w:szCs w:val="16"/>
        </w:rPr>
      </w:pPr>
      <w:r w:rsidRPr="00135565">
        <w:rPr>
          <w:rFonts w:ascii="Sylfaen" w:hAnsi="Sylfaen"/>
          <w:color w:val="410C01"/>
          <w:sz w:val="16"/>
          <w:szCs w:val="16"/>
        </w:rPr>
        <w:t>Nempring</w:t>
      </w:r>
    </w:p>
    <w:p w14:paraId="0ADBFD5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Namuary</w:t>
      </w:r>
      <w:proofErr w:type="spellEnd"/>
    </w:p>
    <w:p w14:paraId="1D5C419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Mibgem</w:t>
      </w:r>
      <w:proofErr w:type="spellEnd"/>
    </w:p>
    <w:p w14:paraId="60C001F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Meidnow</w:t>
      </w:r>
      <w:proofErr w:type="spellEnd"/>
    </w:p>
    <w:p w14:paraId="1AF01590" w14:textId="77777777" w:rsidR="00486A1F" w:rsidRPr="00135565" w:rsidRDefault="00486A1F" w:rsidP="00135565">
      <w:pPr>
        <w:pStyle w:val="ListParagraph"/>
        <w:numPr>
          <w:ilvl w:val="0"/>
          <w:numId w:val="20"/>
        </w:numPr>
        <w:ind w:left="432"/>
        <w:rPr>
          <w:rFonts w:ascii="Sylfaen" w:hAnsi="Sylfaen"/>
          <w:color w:val="410C01"/>
          <w:sz w:val="16"/>
          <w:szCs w:val="16"/>
        </w:rPr>
      </w:pPr>
      <w:r w:rsidRPr="00135565">
        <w:rPr>
          <w:rFonts w:ascii="Sylfaen" w:hAnsi="Sylfaen"/>
          <w:color w:val="410C01"/>
          <w:sz w:val="16"/>
          <w:szCs w:val="16"/>
        </w:rPr>
        <w:t>Makid</w:t>
      </w:r>
    </w:p>
    <w:p w14:paraId="15B283B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Logelai</w:t>
      </w:r>
      <w:proofErr w:type="spellEnd"/>
    </w:p>
    <w:p w14:paraId="7C802B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Lilgrai</w:t>
      </w:r>
      <w:proofErr w:type="spellEnd"/>
    </w:p>
    <w:p w14:paraId="0670618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Lenediaw</w:t>
      </w:r>
      <w:proofErr w:type="spellEnd"/>
    </w:p>
    <w:p w14:paraId="639976C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Kloumidiger</w:t>
      </w:r>
      <w:proofErr w:type="spellEnd"/>
    </w:p>
    <w:p w14:paraId="3FE610E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Kermimer</w:t>
      </w:r>
      <w:proofErr w:type="spellEnd"/>
    </w:p>
    <w:p w14:paraId="3165439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Kelabidel</w:t>
      </w:r>
      <w:proofErr w:type="spellEnd"/>
    </w:p>
    <w:p w14:paraId="4181261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Kaldemia</w:t>
      </w:r>
      <w:proofErr w:type="spellEnd"/>
    </w:p>
    <w:p w14:paraId="15D66C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Itempider</w:t>
      </w:r>
      <w:proofErr w:type="spellEnd"/>
    </w:p>
    <w:p w14:paraId="6A1B61D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Inpaki</w:t>
      </w:r>
      <w:proofErr w:type="spellEnd"/>
    </w:p>
    <w:p w14:paraId="094EC9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Imdalier</w:t>
      </w:r>
      <w:proofErr w:type="spellEnd"/>
    </w:p>
    <w:p w14:paraId="1E7D37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Ibirak</w:t>
      </w:r>
      <w:proofErr w:type="spellEnd"/>
    </w:p>
    <w:p w14:paraId="785E1E9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Hintarber</w:t>
      </w:r>
      <w:proofErr w:type="spellEnd"/>
    </w:p>
    <w:p w14:paraId="6E43870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Halomimoc</w:t>
      </w:r>
      <w:proofErr w:type="spellEnd"/>
    </w:p>
    <w:p w14:paraId="4B19D425" w14:textId="77777777" w:rsidR="00486A1F" w:rsidRPr="00135565" w:rsidRDefault="00486A1F" w:rsidP="00135565">
      <w:pPr>
        <w:pStyle w:val="ListParagraph"/>
        <w:numPr>
          <w:ilvl w:val="0"/>
          <w:numId w:val="20"/>
        </w:numPr>
        <w:ind w:left="432"/>
        <w:rPr>
          <w:rFonts w:ascii="Sylfaen" w:hAnsi="Sylfaen"/>
          <w:color w:val="410C01"/>
          <w:sz w:val="16"/>
          <w:szCs w:val="16"/>
        </w:rPr>
      </w:pPr>
      <w:r w:rsidRPr="00135565">
        <w:rPr>
          <w:rFonts w:ascii="Sylfaen" w:hAnsi="Sylfaen"/>
          <w:color w:val="410C01"/>
          <w:sz w:val="16"/>
          <w:szCs w:val="16"/>
        </w:rPr>
        <w:t>Halken</w:t>
      </w:r>
    </w:p>
    <w:p w14:paraId="3BE8113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Gerbualo</w:t>
      </w:r>
      <w:proofErr w:type="spellEnd"/>
    </w:p>
    <w:p w14:paraId="298944A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Gardimuallay</w:t>
      </w:r>
      <w:proofErr w:type="spellEnd"/>
    </w:p>
    <w:p w14:paraId="26FD462C" w14:textId="77777777" w:rsidR="00486A1F" w:rsidRPr="00135565" w:rsidRDefault="00486A1F" w:rsidP="00135565">
      <w:pPr>
        <w:pStyle w:val="ListParagraph"/>
        <w:numPr>
          <w:ilvl w:val="0"/>
          <w:numId w:val="20"/>
        </w:numPr>
        <w:ind w:left="432"/>
        <w:rPr>
          <w:rFonts w:ascii="Sylfaen" w:hAnsi="Sylfaen"/>
          <w:color w:val="410C01"/>
          <w:sz w:val="16"/>
          <w:szCs w:val="16"/>
        </w:rPr>
      </w:pPr>
      <w:r w:rsidRPr="00135565">
        <w:rPr>
          <w:rFonts w:ascii="Sylfaen" w:hAnsi="Sylfaen"/>
          <w:color w:val="410C01"/>
          <w:sz w:val="16"/>
          <w:szCs w:val="16"/>
        </w:rPr>
        <w:t>Ganla</w:t>
      </w:r>
    </w:p>
    <w:p w14:paraId="11351C8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Galliwinou</w:t>
      </w:r>
      <w:proofErr w:type="spellEnd"/>
    </w:p>
    <w:p w14:paraId="27A6F3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Gairelom</w:t>
      </w:r>
      <w:proofErr w:type="spellEnd"/>
    </w:p>
    <w:p w14:paraId="68BE7F6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Emhoutic</w:t>
      </w:r>
      <w:proofErr w:type="spellEnd"/>
    </w:p>
    <w:p w14:paraId="0B602A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Dilkuaund</w:t>
      </w:r>
      <w:proofErr w:type="spellEnd"/>
    </w:p>
    <w:p w14:paraId="5CA6A23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Dadigal</w:t>
      </w:r>
      <w:proofErr w:type="spellEnd"/>
    </w:p>
    <w:p w14:paraId="2EC00C9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Bowidai</w:t>
      </w:r>
      <w:proofErr w:type="spellEnd"/>
    </w:p>
    <w:p w14:paraId="7C62332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Bikanian</w:t>
      </w:r>
      <w:proofErr w:type="spellEnd"/>
    </w:p>
    <w:p w14:paraId="15BE7EB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Bamtell</w:t>
      </w:r>
      <w:proofErr w:type="spellEnd"/>
    </w:p>
    <w:p w14:paraId="45817B7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Baliber</w:t>
      </w:r>
      <w:proofErr w:type="spellEnd"/>
    </w:p>
    <w:p w14:paraId="76F8B84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Anolipa</w:t>
      </w:r>
      <w:proofErr w:type="spellEnd"/>
    </w:p>
    <w:p w14:paraId="3CD1C6C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Anemer</w:t>
      </w:r>
      <w:proofErr w:type="spellEnd"/>
    </w:p>
    <w:p w14:paraId="2A66B10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Amalar</w:t>
      </w:r>
      <w:proofErr w:type="spellEnd"/>
    </w:p>
    <w:p w14:paraId="6177652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Alnadiro</w:t>
      </w:r>
      <w:proofErr w:type="spellEnd"/>
    </w:p>
    <w:p w14:paraId="507E8D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Almikquary</w:t>
      </w:r>
      <w:proofErr w:type="spellEnd"/>
    </w:p>
    <w:p w14:paraId="0EF2EC26" w14:textId="77777777" w:rsidR="00555E61"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Aknid</w:t>
      </w:r>
      <w:proofErr w:type="spellEnd"/>
    </w:p>
    <w:p w14:paraId="27BE8265" w14:textId="24A95371"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Ailounam</w:t>
      </w:r>
      <w:proofErr w:type="spellEnd"/>
    </w:p>
    <w:p w14:paraId="053CD50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Aigi</w:t>
      </w:r>
      <w:proofErr w:type="spellEnd"/>
    </w:p>
    <w:p w14:paraId="7FDDD9C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Admunker</w:t>
      </w:r>
      <w:proofErr w:type="spellEnd"/>
    </w:p>
    <w:p w14:paraId="12D29474" w14:textId="4AF7D381" w:rsidR="00F530B3"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Acomining</w:t>
      </w:r>
      <w:proofErr w:type="spellEnd"/>
    </w:p>
    <w:p w14:paraId="01A480CD" w14:textId="77777777" w:rsidR="00F530B3" w:rsidRPr="00135565" w:rsidRDefault="00F530B3" w:rsidP="00135565">
      <w:pPr>
        <w:pStyle w:val="ListParagraph"/>
        <w:ind w:left="432"/>
        <w:rPr>
          <w:rFonts w:ascii="Sylfaen" w:hAnsi="Sylfaen"/>
          <w:b/>
          <w:bCs/>
          <w:color w:val="410C01"/>
          <w:sz w:val="16"/>
          <w:szCs w:val="16"/>
        </w:rPr>
      </w:pPr>
    </w:p>
    <w:p w14:paraId="2670B2C0" w14:textId="77777777" w:rsidR="00F530B3" w:rsidRPr="00135565" w:rsidRDefault="00F530B3" w:rsidP="00135565">
      <w:pPr>
        <w:pStyle w:val="ListParagraph"/>
        <w:ind w:left="432"/>
        <w:rPr>
          <w:rFonts w:ascii="Sylfaen" w:hAnsi="Sylfaen"/>
          <w:b/>
          <w:bCs/>
          <w:color w:val="410C01"/>
          <w:sz w:val="16"/>
          <w:szCs w:val="16"/>
        </w:rPr>
      </w:pPr>
    </w:p>
    <w:p w14:paraId="2079E8BD" w14:textId="1EEDDE2A" w:rsidR="00F530B3" w:rsidRPr="00135565" w:rsidRDefault="00F530B3" w:rsidP="00135565">
      <w:pPr>
        <w:pStyle w:val="ListParagraph"/>
        <w:ind w:left="432"/>
        <w:rPr>
          <w:rFonts w:ascii="Sylfaen" w:hAnsi="Sylfaen"/>
          <w:color w:val="410C01"/>
          <w:sz w:val="16"/>
          <w:szCs w:val="16"/>
        </w:rPr>
      </w:pPr>
      <w:r w:rsidRPr="00135565">
        <w:rPr>
          <w:rFonts w:ascii="Sylfaen" w:hAnsi="Sylfaen"/>
          <w:b/>
          <w:bCs/>
          <w:color w:val="410C01"/>
          <w:sz w:val="16"/>
          <w:szCs w:val="16"/>
        </w:rPr>
        <w:t>Practice Words</w:t>
      </w:r>
    </w:p>
    <w:p w14:paraId="41F9AC8C" w14:textId="3EBD7597"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Corridor</w:t>
      </w:r>
    </w:p>
    <w:p w14:paraId="24B1D87C" w14:textId="53140466"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Heroine</w:t>
      </w:r>
    </w:p>
    <w:p w14:paraId="5B2EDF83" w14:textId="1FCBE70D"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Parable</w:t>
      </w:r>
    </w:p>
    <w:p w14:paraId="6C6BA94E" w14:textId="48ECAD3B"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Younger</w:t>
      </w:r>
    </w:p>
    <w:p w14:paraId="2406593B" w14:textId="77777777" w:rsidR="00F530B3" w:rsidRPr="00135565" w:rsidRDefault="00F530B3" w:rsidP="00135565">
      <w:pPr>
        <w:pStyle w:val="ListParagraph"/>
        <w:ind w:left="432"/>
        <w:rPr>
          <w:rFonts w:ascii="Sylfaen" w:hAnsi="Sylfaen"/>
          <w:b/>
          <w:bCs/>
          <w:color w:val="410C01"/>
          <w:sz w:val="16"/>
          <w:szCs w:val="16"/>
        </w:rPr>
      </w:pPr>
    </w:p>
    <w:p w14:paraId="52AF5514" w14:textId="57913D25" w:rsidR="00F530B3" w:rsidRPr="00135565" w:rsidRDefault="00F530B3"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Practice Nonwords</w:t>
      </w:r>
    </w:p>
    <w:p w14:paraId="039066D6" w14:textId="0732C9C6" w:rsidR="00F530B3" w:rsidRPr="00135565" w:rsidRDefault="00F530B3" w:rsidP="00135565">
      <w:pPr>
        <w:pStyle w:val="ListParagraph"/>
        <w:numPr>
          <w:ilvl w:val="0"/>
          <w:numId w:val="25"/>
        </w:numPr>
        <w:ind w:left="432"/>
        <w:rPr>
          <w:rFonts w:ascii="Sylfaen" w:hAnsi="Sylfaen"/>
          <w:color w:val="410C01"/>
          <w:sz w:val="16"/>
          <w:szCs w:val="16"/>
        </w:rPr>
      </w:pPr>
      <w:r w:rsidRPr="00135565">
        <w:rPr>
          <w:rFonts w:ascii="Sylfaen" w:hAnsi="Sylfaen"/>
          <w:color w:val="410C01"/>
          <w:sz w:val="16"/>
          <w:szCs w:val="16"/>
        </w:rPr>
        <w:t>Nawinow</w:t>
      </w:r>
    </w:p>
    <w:p w14:paraId="0C28EFF1" w14:textId="39C6329C"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Neramgory</w:t>
      </w:r>
      <w:proofErr w:type="spellEnd"/>
    </w:p>
    <w:p w14:paraId="1AB15CA4" w14:textId="72CE7E5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Kerkrum</w:t>
      </w:r>
      <w:proofErr w:type="spellEnd"/>
    </w:p>
    <w:p w14:paraId="76D142F1" w14:textId="5B38F6C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Rikmaral</w:t>
      </w:r>
      <w:proofErr w:type="spellEnd"/>
    </w:p>
    <w:p w14:paraId="063D619F" w14:textId="77777777" w:rsidR="00555E61" w:rsidRDefault="00555E61" w:rsidP="00135565">
      <w:pPr>
        <w:pStyle w:val="ListParagraph"/>
        <w:ind w:left="432"/>
        <w:rPr>
          <w:rFonts w:ascii="Sylfaen" w:hAnsi="Sylfaen"/>
          <w:color w:val="410C01"/>
          <w:sz w:val="18"/>
          <w:szCs w:val="18"/>
        </w:rPr>
      </w:pPr>
    </w:p>
    <w:p w14:paraId="1476B4CD" w14:textId="220E1A63" w:rsidR="00555E61" w:rsidRPr="00F530B3" w:rsidRDefault="00555E61" w:rsidP="00F530B3">
      <w:pPr>
        <w:pStyle w:val="ListParagraph"/>
        <w:ind w:left="360"/>
        <w:rPr>
          <w:rFonts w:ascii="Sylfaen" w:hAnsi="Sylfaen"/>
          <w:color w:val="410C01"/>
          <w:sz w:val="18"/>
          <w:szCs w:val="18"/>
        </w:rPr>
        <w:sectPr w:rsidR="00555E61" w:rsidRPr="00F530B3" w:rsidSect="00555E61">
          <w:type w:val="continuous"/>
          <w:pgSz w:w="12240" w:h="15840"/>
          <w:pgMar w:top="1440" w:right="1440" w:bottom="1440" w:left="1440" w:header="720" w:footer="720" w:gutter="0"/>
          <w:cols w:num="4" w:space="720"/>
          <w:titlePg/>
          <w:docGrid w:linePitch="360"/>
        </w:sectPr>
      </w:pPr>
    </w:p>
    <w:p w14:paraId="24B4AE1A" w14:textId="77777777" w:rsidR="00135565" w:rsidRDefault="00135565" w:rsidP="00135565">
      <w:pPr>
        <w:pStyle w:val="Footer"/>
        <w:rPr>
          <w:rFonts w:ascii="Sylfaen" w:hAnsi="Sylfaen"/>
          <w:i/>
          <w:iCs/>
          <w:color w:val="410C01"/>
          <w:sz w:val="16"/>
          <w:szCs w:val="16"/>
        </w:rPr>
      </w:pPr>
    </w:p>
    <w:p w14:paraId="7C1E032E" w14:textId="45C856F5" w:rsidR="00135565" w:rsidRDefault="00135565" w:rsidP="00135565">
      <w:pPr>
        <w:pStyle w:val="Footer"/>
      </w:pPr>
      <w:r w:rsidRPr="00C12EC4">
        <w:rPr>
          <w:rFonts w:ascii="Sylfaen" w:hAnsi="Sylfaen"/>
          <w:i/>
          <w:iCs/>
          <w:color w:val="410C01"/>
          <w:sz w:val="16"/>
          <w:szCs w:val="16"/>
        </w:rPr>
        <w:t>Appendix A:</w:t>
      </w:r>
      <w:r>
        <w:rPr>
          <w:rFonts w:ascii="Sylfaen" w:hAnsi="Sylfaen"/>
          <w:color w:val="410C01"/>
          <w:sz w:val="16"/>
          <w:szCs w:val="16"/>
        </w:rPr>
        <w:t xml:space="preserve"> </w:t>
      </w:r>
      <w:r w:rsidRPr="00623EB4">
        <w:rPr>
          <w:rFonts w:ascii="Sylfaen" w:hAnsi="Sylfaen"/>
          <w:color w:val="410C01"/>
          <w:sz w:val="16"/>
          <w:szCs w:val="16"/>
        </w:rPr>
        <w:t>All audio recordings were produced by the same female talker for Kraljic &amp; Samuel (2005). Recording numbers reflect the item pairs: Critical S Words 1-20 is paired with Critical Sh Words 1-20; Filler Words 1-60 are paired with Filler Nonwords 1-60; Practice Words 1-4 are paired with Practice Nonwords 1-4. To synthesize a typical male-presenting voice, we applied a format shift ratio of 0.8 to the recordings and new pitch median of 100</w:t>
      </w:r>
      <w:r w:rsidR="00F85801">
        <w:rPr>
          <w:rFonts w:ascii="Sylfaen" w:hAnsi="Sylfaen"/>
          <w:color w:val="410C01"/>
          <w:sz w:val="16"/>
          <w:szCs w:val="16"/>
        </w:rPr>
        <w:t xml:space="preserve"> </w:t>
      </w:r>
      <w:r w:rsidRPr="00623EB4">
        <w:rPr>
          <w:rFonts w:ascii="Sylfaen" w:hAnsi="Sylfaen"/>
          <w:color w:val="410C01"/>
          <w:sz w:val="16"/>
          <w:szCs w:val="16"/>
        </w:rPr>
        <w:t>Hz to the recordings. To synthesize a typical female-presenting voice, we applied a format shift ratio of 1 and a new pitch median of 180</w:t>
      </w:r>
      <w:r w:rsidR="00F85801">
        <w:rPr>
          <w:rFonts w:ascii="Sylfaen" w:hAnsi="Sylfaen"/>
          <w:color w:val="410C01"/>
          <w:sz w:val="16"/>
          <w:szCs w:val="16"/>
        </w:rPr>
        <w:t xml:space="preserve"> </w:t>
      </w:r>
      <w:r w:rsidRPr="00623EB4">
        <w:rPr>
          <w:rFonts w:ascii="Sylfaen" w:hAnsi="Sylfaen"/>
          <w:color w:val="410C01"/>
          <w:sz w:val="16"/>
          <w:szCs w:val="16"/>
        </w:rPr>
        <w:t>Hz to the recordings (Luthra et al., 2021).</w:t>
      </w:r>
    </w:p>
    <w:p w14:paraId="22A78FC6" w14:textId="0F448703" w:rsidR="00194100" w:rsidRDefault="00B42ACD">
      <w:pPr>
        <w:rPr>
          <w:rFonts w:ascii="Sylfaen" w:hAnsi="Sylfaen"/>
          <w:color w:val="410C01"/>
          <w:sz w:val="20"/>
          <w:szCs w:val="20"/>
        </w:rPr>
      </w:pPr>
      <w:r w:rsidRPr="00B42ACD">
        <w:rPr>
          <w:rFonts w:ascii="Sylfaen" w:hAnsi="Sylfaen"/>
          <w:noProof/>
          <w:color w:val="410C01"/>
          <w:sz w:val="20"/>
          <w:szCs w:val="20"/>
        </w:rPr>
        <w:lastRenderedPageBreak/>
        <w:drawing>
          <wp:anchor distT="0" distB="0" distL="114300" distR="114300" simplePos="0" relativeHeight="251656192" behindDoc="0" locked="0" layoutInCell="1" allowOverlap="1" wp14:anchorId="1FF7F76B" wp14:editId="73AFDA3F">
            <wp:simplePos x="0" y="0"/>
            <wp:positionH relativeFrom="column">
              <wp:posOffset>-127000</wp:posOffset>
            </wp:positionH>
            <wp:positionV relativeFrom="paragraph">
              <wp:posOffset>2614295</wp:posOffset>
            </wp:positionV>
            <wp:extent cx="8204835" cy="2985135"/>
            <wp:effectExtent l="0" t="0" r="5715" b="5715"/>
            <wp:wrapThrough wrapText="bothSides">
              <wp:wrapPolygon edited="0">
                <wp:start x="0" y="21600"/>
                <wp:lineTo x="21565" y="21600"/>
                <wp:lineTo x="21565" y="96"/>
                <wp:lineTo x="0" y="96"/>
                <wp:lineTo x="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5400000">
                      <a:off x="0" y="0"/>
                      <a:ext cx="8204835" cy="2985135"/>
                    </a:xfrm>
                    <a:prstGeom prst="rect">
                      <a:avLst/>
                    </a:prstGeom>
                  </pic:spPr>
                </pic:pic>
              </a:graphicData>
            </a:graphic>
            <wp14:sizeRelH relativeFrom="margin">
              <wp14:pctWidth>0</wp14:pctWidth>
            </wp14:sizeRelH>
            <wp14:sizeRelV relativeFrom="margin">
              <wp14:pctHeight>0</wp14:pctHeight>
            </wp14:sizeRelV>
          </wp:anchor>
        </w:drawing>
      </w:r>
      <w:r w:rsidRPr="00B42ACD">
        <w:rPr>
          <w:rFonts w:ascii="Sylfaen" w:hAnsi="Sylfaen"/>
          <w:color w:val="410C01"/>
          <w:sz w:val="20"/>
          <w:szCs w:val="20"/>
        </w:rPr>
        <w:t xml:space="preserve"> </w:t>
      </w:r>
      <w:r w:rsidR="00C14DFB" w:rsidRPr="00E034E2">
        <w:rPr>
          <w:rFonts w:ascii="Sylfaen" w:hAnsi="Sylfaen"/>
          <w:noProof/>
          <w:color w:val="410C01"/>
          <w:sz w:val="20"/>
          <w:szCs w:val="20"/>
        </w:rPr>
        <mc:AlternateContent>
          <mc:Choice Requires="wps">
            <w:drawing>
              <wp:anchor distT="45720" distB="45720" distL="114300" distR="114300" simplePos="0" relativeHeight="251655168" behindDoc="0" locked="0" layoutInCell="1" allowOverlap="1" wp14:anchorId="71E527BE" wp14:editId="296A724E">
                <wp:simplePos x="0" y="0"/>
                <wp:positionH relativeFrom="margin">
                  <wp:align>left</wp:align>
                </wp:positionH>
                <wp:positionV relativeFrom="paragraph">
                  <wp:posOffset>2880995</wp:posOffset>
                </wp:positionV>
                <wp:extent cx="8204200" cy="2463800"/>
                <wp:effectExtent l="0" t="0" r="0" b="0"/>
                <wp:wrapThrough wrapText="bothSides">
                  <wp:wrapPolygon edited="0">
                    <wp:start x="134" y="21544"/>
                    <wp:lineTo x="21399" y="21544"/>
                    <wp:lineTo x="21399" y="167"/>
                    <wp:lineTo x="134" y="167"/>
                    <wp:lineTo x="134" y="21544"/>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04200" cy="2463800"/>
                        </a:xfrm>
                        <a:prstGeom prst="rect">
                          <a:avLst/>
                        </a:prstGeom>
                        <a:noFill/>
                        <a:ln w="9525">
                          <a:noFill/>
                          <a:miter lim="800000"/>
                          <a:headEnd/>
                          <a:tailEnd/>
                        </a:ln>
                      </wps:spPr>
                      <wps:txb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w:t>
                            </w:r>
                            <w:proofErr w:type="gramStart"/>
                            <w:r w:rsidRPr="00C14DFB">
                              <w:rPr>
                                <w:rFonts w:ascii="Sylfaen" w:hAnsi="Sylfaen"/>
                                <w:color w:val="410C01"/>
                                <w:sz w:val="20"/>
                                <w:szCs w:val="20"/>
                              </w:rPr>
                              <w:t>either ?s</w:t>
                            </w:r>
                            <w:proofErr w:type="gramEnd"/>
                            <w:r w:rsidRPr="00C14DFB">
                              <w:rPr>
                                <w:rFonts w:ascii="Sylfaen" w:hAnsi="Sylfaen"/>
                                <w:color w:val="410C01"/>
                                <w:sz w:val="20"/>
                                <w:szCs w:val="20"/>
                              </w:rPr>
                              <w:t xml:space="preserve"> or ?sh)</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proofErr w:type="gramStart"/>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configuration</w:t>
                            </w:r>
                            <w:proofErr w:type="gramEnd"/>
                            <w:r w:rsidR="00FE57C8" w:rsidRPr="00C14DFB">
                              <w:rPr>
                                <w:rFonts w:ascii="Sylfaen" w:hAnsi="Sylfaen"/>
                                <w:color w:val="410C01"/>
                                <w:sz w:val="20"/>
                                <w:szCs w:val="20"/>
                              </w:rPr>
                              <w:t xml:space="preserve">.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527BE" id="Text Box 2" o:spid="_x0000_s1044" type="#_x0000_t202" style="position:absolute;margin-left:0;margin-top:226.85pt;width:646pt;height:194pt;rotation:90;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" filled="f" stroked="f">
                <v:textbo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w:t>
                      </w:r>
                      <w:proofErr w:type="gramStart"/>
                      <w:r w:rsidRPr="00C14DFB">
                        <w:rPr>
                          <w:rFonts w:ascii="Sylfaen" w:hAnsi="Sylfaen"/>
                          <w:color w:val="410C01"/>
                          <w:sz w:val="20"/>
                          <w:szCs w:val="20"/>
                        </w:rPr>
                        <w:t>either ?s</w:t>
                      </w:r>
                      <w:proofErr w:type="gramEnd"/>
                      <w:r w:rsidRPr="00C14DFB">
                        <w:rPr>
                          <w:rFonts w:ascii="Sylfaen" w:hAnsi="Sylfaen"/>
                          <w:color w:val="410C01"/>
                          <w:sz w:val="20"/>
                          <w:szCs w:val="20"/>
                        </w:rPr>
                        <w:t xml:space="preserve"> or ?sh)</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proofErr w:type="gramStart"/>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configuration</w:t>
                      </w:r>
                      <w:proofErr w:type="gramEnd"/>
                      <w:r w:rsidR="00FE57C8" w:rsidRPr="00C14DFB">
                        <w:rPr>
                          <w:rFonts w:ascii="Sylfaen" w:hAnsi="Sylfaen"/>
                          <w:color w:val="410C01"/>
                          <w:sz w:val="20"/>
                          <w:szCs w:val="20"/>
                        </w:rPr>
                        <w:t xml:space="preserve">.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v:textbox>
                <w10:wrap type="through" anchorx="margin"/>
              </v:shape>
            </w:pict>
          </mc:Fallback>
        </mc:AlternateContent>
      </w:r>
      <w:r w:rsidR="006F6CEC" w:rsidRPr="00E034E2">
        <w:rPr>
          <w:rFonts w:ascii="Sylfaen" w:hAnsi="Sylfaen"/>
          <w:noProof/>
          <w:color w:val="410C01"/>
          <w:sz w:val="20"/>
          <w:szCs w:val="20"/>
        </w:rPr>
        <mc:AlternateContent>
          <mc:Choice Requires="wps">
            <w:drawing>
              <wp:anchor distT="45720" distB="45720" distL="114300" distR="114300" simplePos="0" relativeHeight="251653120" behindDoc="0" locked="0" layoutInCell="1" allowOverlap="1" wp14:anchorId="1E01063A" wp14:editId="70CAA6B5">
                <wp:simplePos x="0" y="0"/>
                <wp:positionH relativeFrom="margin">
                  <wp:align>right</wp:align>
                </wp:positionH>
                <wp:positionV relativeFrom="paragraph">
                  <wp:posOffset>3876675</wp:posOffset>
                </wp:positionV>
                <wp:extent cx="2484755" cy="447040"/>
                <wp:effectExtent l="0" t="0" r="952"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84755" cy="447040"/>
                        </a:xfrm>
                        <a:prstGeom prst="rect">
                          <a:avLst/>
                        </a:prstGeom>
                        <a:noFill/>
                        <a:ln w="9525">
                          <a:noFill/>
                          <a:miter lim="800000"/>
                          <a:headEnd/>
                          <a:tailEnd/>
                        </a:ln>
                      </wps:spPr>
                      <wps:txb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063A" id="_x0000_s1045" type="#_x0000_t202" style="position:absolute;margin-left:144.45pt;margin-top:305.25pt;width:195.65pt;height:35.2pt;rotation:90;z-index:251653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" filled="f" stroked="f">
                <v:textbo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v:textbox>
                <w10:wrap type="square" anchorx="margin"/>
              </v:shape>
            </w:pict>
          </mc:Fallback>
        </mc:AlternateContent>
      </w:r>
      <w:r w:rsidR="00194100">
        <w:rPr>
          <w:rFonts w:ascii="Sylfaen" w:hAnsi="Sylfaen"/>
          <w:color w:val="410C01"/>
          <w:sz w:val="20"/>
          <w:szCs w:val="20"/>
        </w:rPr>
        <w:br w:type="page"/>
      </w:r>
    </w:p>
    <w:p w14:paraId="3FB6B2E3" w14:textId="30B6CB12" w:rsidR="00810D5E" w:rsidRDefault="00194100" w:rsidP="00936AB6">
      <w:pPr>
        <w:spacing w:after="0"/>
        <w:jc w:val="center"/>
        <w:rPr>
          <w:rFonts w:ascii="Sylfaen" w:hAnsi="Sylfaen"/>
          <w:color w:val="410C01"/>
          <w:sz w:val="20"/>
          <w:szCs w:val="20"/>
        </w:rPr>
      </w:pPr>
      <w:r>
        <w:rPr>
          <w:rFonts w:ascii="Sylfaen" w:hAnsi="Sylfaen"/>
          <w:color w:val="410C01"/>
          <w:sz w:val="20"/>
          <w:szCs w:val="20"/>
        </w:rPr>
        <w:lastRenderedPageBreak/>
        <w:t xml:space="preserve">APPENDIX </w:t>
      </w:r>
      <w:r w:rsidR="00A548BE">
        <w:rPr>
          <w:rFonts w:ascii="Sylfaen" w:hAnsi="Sylfaen"/>
          <w:color w:val="410C01"/>
          <w:sz w:val="20"/>
          <w:szCs w:val="20"/>
        </w:rPr>
        <w:t>C</w:t>
      </w:r>
    </w:p>
    <w:p w14:paraId="41C681D6" w14:textId="77777777" w:rsidR="00194100" w:rsidRDefault="00194100" w:rsidP="00936AB6">
      <w:pPr>
        <w:spacing w:after="0"/>
        <w:jc w:val="center"/>
        <w:rPr>
          <w:rFonts w:ascii="Sylfaen" w:hAnsi="Sylfaen"/>
          <w:color w:val="410C01"/>
          <w:sz w:val="20"/>
          <w:szCs w:val="20"/>
        </w:rPr>
      </w:pPr>
      <w:r>
        <w:rPr>
          <w:rFonts w:ascii="Sylfaen" w:hAnsi="Sylfaen"/>
          <w:color w:val="410C01"/>
          <w:sz w:val="20"/>
          <w:szCs w:val="20"/>
        </w:rPr>
        <w:t>Participant Instructions</w:t>
      </w:r>
    </w:p>
    <w:p w14:paraId="51ECEFE5" w14:textId="3A8B80F7" w:rsidR="009E10FD" w:rsidRPr="00E150B5" w:rsidRDefault="009E10FD" w:rsidP="009E10FD">
      <w:pPr>
        <w:spacing w:after="0" w:line="240" w:lineRule="auto"/>
        <w:outlineLvl w:val="1"/>
        <w:rPr>
          <w:rFonts w:ascii="Sylfaen" w:eastAsia="Times New Roman" w:hAnsi="Sylfaen" w:cs="Times New Roman"/>
          <w:b/>
          <w:bCs/>
          <w:color w:val="410C01"/>
          <w:sz w:val="14"/>
          <w:szCs w:val="14"/>
        </w:rPr>
      </w:pPr>
      <w:r w:rsidRPr="00E150B5">
        <w:rPr>
          <w:rFonts w:ascii="Sylfaen" w:eastAsia="Times New Roman" w:hAnsi="Sylfaen" w:cs="Times New Roman"/>
          <w:b/>
          <w:bCs/>
          <w:color w:val="410C01"/>
          <w:sz w:val="14"/>
          <w:szCs w:val="14"/>
        </w:rPr>
        <w:t>Attentional effects on listening</w:t>
      </w:r>
    </w:p>
    <w:p w14:paraId="09BBF4E5" w14:textId="5AA763D2" w:rsidR="009E10FD" w:rsidRPr="00E150B5" w:rsidRDefault="009E10FD" w:rsidP="009E10FD">
      <w:pPr>
        <w:spacing w:after="0" w:line="240" w:lineRule="auto"/>
        <w:rPr>
          <w:rFonts w:ascii="Sylfaen" w:eastAsia="Times New Roman" w:hAnsi="Sylfaen" w:cs="Times New Roman"/>
          <w:color w:val="410C01"/>
          <w:sz w:val="14"/>
          <w:szCs w:val="14"/>
        </w:rPr>
      </w:pPr>
      <w:r w:rsidRPr="00E150B5">
        <w:rPr>
          <w:rFonts w:ascii="Sylfaen" w:eastAsia="Times New Roman" w:hAnsi="Sylfaen" w:cs="Times New Roman"/>
          <w:color w:val="410C01"/>
          <w:sz w:val="14"/>
          <w:szCs w:val="14"/>
        </w:rPr>
        <w:t xml:space="preserve">Thank you for your interest in our study! This is a psychology experiment about how people understand speech. You will listen to recorded </w:t>
      </w:r>
      <w:r w:rsidR="00E72F70" w:rsidRPr="00E150B5">
        <w:rPr>
          <w:rFonts w:ascii="Sylfaen" w:eastAsia="Times New Roman" w:hAnsi="Sylfaen" w:cs="Times New Roman"/>
          <w:color w:val="410C01"/>
          <w:sz w:val="14"/>
          <w:szCs w:val="14"/>
        </w:rPr>
        <w:t>speech and</w:t>
      </w:r>
      <w:r w:rsidRPr="00E150B5">
        <w:rPr>
          <w:rFonts w:ascii="Sylfaen" w:eastAsia="Times New Roman" w:hAnsi="Sylfaen" w:cs="Times New Roman"/>
          <w:color w:val="410C01"/>
          <w:sz w:val="14"/>
          <w:szCs w:val="14"/>
        </w:rPr>
        <w:t xml:space="preserve"> press a button on the keyboard to tell us what you heard.</w:t>
      </w:r>
    </w:p>
    <w:p w14:paraId="11450C42" w14:textId="5935B091" w:rsidR="009E10FD" w:rsidRPr="00E150B5" w:rsidRDefault="009E10FD" w:rsidP="009E10FD">
      <w:pPr>
        <w:spacing w:after="0" w:line="240" w:lineRule="auto"/>
        <w:rPr>
          <w:rFonts w:ascii="Sylfaen" w:eastAsia="Times New Roman" w:hAnsi="Sylfaen" w:cs="Times New Roman"/>
          <w:color w:val="410C01"/>
          <w:sz w:val="14"/>
          <w:szCs w:val="14"/>
        </w:rPr>
      </w:pPr>
      <w:r w:rsidRPr="00E150B5">
        <w:rPr>
          <w:rFonts w:ascii="Sylfaen" w:eastAsia="Times New Roman" w:hAnsi="Sylfaen" w:cs="Times New Roman"/>
          <w:b/>
          <w:bCs/>
          <w:color w:val="410C01"/>
          <w:sz w:val="14"/>
          <w:szCs w:val="14"/>
        </w:rPr>
        <w:t>Please read through each of the following requirements. If you do not meet all requirements, please do not take this experiment.</w:t>
      </w:r>
      <w:r w:rsidRPr="00E150B5">
        <w:rPr>
          <w:rFonts w:ascii="Sylfaen" w:eastAsia="Times New Roman" w:hAnsi="Sylfaen" w:cs="Times New Roman"/>
          <w:color w:val="410C01"/>
          <w:sz w:val="14"/>
          <w:szCs w:val="14"/>
        </w:rPr>
        <w:t xml:space="preserve"> You can click the names below to expand or close each section.</w:t>
      </w:r>
    </w:p>
    <w:p w14:paraId="176C05DE" w14:textId="77777777" w:rsidR="00E150B5" w:rsidRPr="00E150B5" w:rsidRDefault="00E150B5" w:rsidP="009E10FD">
      <w:pPr>
        <w:pStyle w:val="Heading3"/>
        <w:spacing w:before="0"/>
        <w:rPr>
          <w:rFonts w:ascii="Sylfaen" w:hAnsi="Sylfaen"/>
          <w:color w:val="410C01"/>
          <w:sz w:val="6"/>
          <w:szCs w:val="6"/>
        </w:rPr>
      </w:pPr>
    </w:p>
    <w:p w14:paraId="13D8C6FC" w14:textId="7BC38902" w:rsidR="009E10FD" w:rsidRPr="00E150B5" w:rsidRDefault="009E10FD" w:rsidP="009E10FD">
      <w:pPr>
        <w:pStyle w:val="Heading3"/>
        <w:spacing w:before="0"/>
        <w:rPr>
          <w:rFonts w:ascii="Sylfaen" w:hAnsi="Sylfaen"/>
          <w:b/>
          <w:bCs/>
          <w:color w:val="410C01"/>
          <w:sz w:val="14"/>
          <w:szCs w:val="14"/>
        </w:rPr>
      </w:pPr>
      <w:r w:rsidRPr="00E150B5">
        <w:rPr>
          <w:rFonts w:ascii="Sylfaen" w:hAnsi="Sylfaen"/>
          <w:b/>
          <w:bCs/>
          <w:color w:val="410C01"/>
          <w:sz w:val="14"/>
          <w:szCs w:val="14"/>
        </w:rPr>
        <w:t>Experiment length</w:t>
      </w:r>
    </w:p>
    <w:p w14:paraId="7E5663D2" w14:textId="51B4D26A" w:rsidR="009E10FD" w:rsidRPr="00E150B5" w:rsidRDefault="009E10FD" w:rsidP="009E10FD">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 xml:space="preserve">The experiment takes 15-20 minutes to </w:t>
      </w:r>
      <w:r w:rsidR="00E72F70" w:rsidRPr="00E150B5">
        <w:rPr>
          <w:rFonts w:ascii="Sylfaen" w:hAnsi="Sylfaen"/>
          <w:color w:val="410C01"/>
          <w:sz w:val="14"/>
          <w:szCs w:val="14"/>
        </w:rPr>
        <w:t>complete,</w:t>
      </w:r>
      <w:r w:rsidRPr="00E150B5">
        <w:rPr>
          <w:rFonts w:ascii="Sylfaen" w:hAnsi="Sylfaen"/>
          <w:color w:val="410C01"/>
          <w:sz w:val="14"/>
          <w:szCs w:val="14"/>
        </w:rPr>
        <w:t xml:space="preserve"> and you will be paid $3.20</w:t>
      </w:r>
    </w:p>
    <w:p w14:paraId="53424A99" w14:textId="63E7B680" w:rsidR="009E10FD" w:rsidRPr="00E150B5" w:rsidRDefault="009E10FD" w:rsidP="009E10FD">
      <w:pPr>
        <w:pStyle w:val="NormalWeb"/>
        <w:spacing w:before="0" w:beforeAutospacing="0" w:after="0" w:afterAutospacing="0"/>
        <w:rPr>
          <w:rFonts w:ascii="Sylfaen" w:hAnsi="Sylfaen"/>
          <w:color w:val="410C01"/>
          <w:sz w:val="6"/>
          <w:szCs w:val="6"/>
        </w:rPr>
      </w:pPr>
    </w:p>
    <w:p w14:paraId="0B4E24FD" w14:textId="77777777" w:rsidR="009E10FD" w:rsidRPr="00E150B5" w:rsidRDefault="009E10FD" w:rsidP="009E10FD">
      <w:pPr>
        <w:pStyle w:val="Heading3"/>
        <w:spacing w:before="0"/>
        <w:rPr>
          <w:rFonts w:ascii="Sylfaen" w:hAnsi="Sylfaen"/>
          <w:b/>
          <w:bCs/>
          <w:color w:val="410C01"/>
          <w:sz w:val="14"/>
          <w:szCs w:val="14"/>
        </w:rPr>
      </w:pPr>
      <w:r w:rsidRPr="00E150B5">
        <w:rPr>
          <w:rFonts w:ascii="Sylfaen" w:hAnsi="Sylfaen"/>
          <w:b/>
          <w:bCs/>
          <w:color w:val="410C01"/>
          <w:sz w:val="14"/>
          <w:szCs w:val="14"/>
        </w:rPr>
        <w:t>Language requirements (grew up speaking American English)</w:t>
      </w:r>
    </w:p>
    <w:p w14:paraId="4FEDB163" w14:textId="376FDF54" w:rsidR="009E10FD" w:rsidRPr="00E150B5" w:rsidRDefault="009E10FD" w:rsidP="009E10FD">
      <w:pPr>
        <w:pStyle w:val="NormalWeb"/>
        <w:spacing w:before="0" w:beforeAutospacing="0" w:after="0" w:afterAutospacing="0"/>
        <w:rPr>
          <w:rStyle w:val="Strong"/>
          <w:rFonts w:ascii="Sylfaen" w:hAnsi="Sylfaen"/>
          <w:color w:val="CC0000"/>
          <w:sz w:val="14"/>
          <w:szCs w:val="14"/>
        </w:rPr>
      </w:pPr>
      <w:r w:rsidRPr="00E150B5">
        <w:rPr>
          <w:rFonts w:ascii="Sylfaen" w:hAnsi="Sylfaen"/>
          <w:color w:val="410C01"/>
          <w:sz w:val="14"/>
          <w:szCs w:val="14"/>
        </w:rPr>
        <w:t>You must be a native speaker of American English</w:t>
      </w:r>
      <w:r w:rsidRPr="00E150B5">
        <w:rPr>
          <w:rFonts w:ascii="Sylfaen" w:hAnsi="Sylfaen"/>
          <w:color w:val="000000"/>
          <w:sz w:val="14"/>
          <w:szCs w:val="14"/>
        </w:rPr>
        <w:t>. </w:t>
      </w:r>
      <w:r w:rsidRPr="00E150B5">
        <w:rPr>
          <w:rStyle w:val="Strong"/>
          <w:rFonts w:ascii="Sylfaen" w:hAnsi="Sylfaen"/>
          <w:color w:val="CC0000"/>
          <w:sz w:val="14"/>
          <w:szCs w:val="14"/>
        </w:rPr>
        <w:t xml:space="preserve">If you have not spent almost </w:t>
      </w:r>
      <w:proofErr w:type="gramStart"/>
      <w:r w:rsidRPr="00E150B5">
        <w:rPr>
          <w:rStyle w:val="Strong"/>
          <w:rFonts w:ascii="Sylfaen" w:hAnsi="Sylfaen"/>
          <w:color w:val="CC0000"/>
          <w:sz w:val="14"/>
          <w:szCs w:val="14"/>
        </w:rPr>
        <w:t>all of</w:t>
      </w:r>
      <w:proofErr w:type="gramEnd"/>
      <w:r w:rsidRPr="00E150B5">
        <w:rPr>
          <w:rStyle w:val="Strong"/>
          <w:rFonts w:ascii="Sylfaen" w:hAnsi="Sylfaen"/>
          <w:color w:val="CC0000"/>
          <w:sz w:val="14"/>
          <w:szCs w:val="14"/>
        </w:rPr>
        <w:t xml:space="preserve"> your time until the age of 10 speaking English and living in the United States, you are not eligible to participate.</w:t>
      </w:r>
    </w:p>
    <w:p w14:paraId="59D761AC" w14:textId="36CADA41" w:rsidR="009E10FD" w:rsidRPr="00E150B5" w:rsidRDefault="009E10FD" w:rsidP="009E10FD">
      <w:pPr>
        <w:pStyle w:val="NormalWeb"/>
        <w:spacing w:before="0" w:beforeAutospacing="0" w:after="0" w:afterAutospacing="0"/>
        <w:rPr>
          <w:rStyle w:val="Strong"/>
          <w:rFonts w:ascii="Sylfaen" w:hAnsi="Sylfaen"/>
          <w:color w:val="FF0000"/>
          <w:sz w:val="6"/>
          <w:szCs w:val="6"/>
        </w:rPr>
      </w:pPr>
    </w:p>
    <w:p w14:paraId="26582FEA" w14:textId="4F00FFE3" w:rsidR="009E10FD" w:rsidRPr="00E150B5" w:rsidRDefault="009E10FD" w:rsidP="009E10FD">
      <w:pPr>
        <w:pStyle w:val="Heading3"/>
        <w:spacing w:before="0"/>
        <w:rPr>
          <w:rFonts w:ascii="Sylfaen" w:hAnsi="Sylfaen"/>
          <w:b/>
          <w:bCs/>
          <w:color w:val="410C01"/>
          <w:sz w:val="14"/>
          <w:szCs w:val="14"/>
        </w:rPr>
      </w:pPr>
      <w:r w:rsidRPr="00E150B5">
        <w:rPr>
          <w:rFonts w:ascii="Sylfaen" w:hAnsi="Sylfaen"/>
          <w:b/>
          <w:bCs/>
          <w:color w:val="410C01"/>
          <w:sz w:val="14"/>
          <w:szCs w:val="14"/>
        </w:rPr>
        <w:t>Environment requirements (quiet room)</w:t>
      </w:r>
    </w:p>
    <w:p w14:paraId="2032EEB7" w14:textId="41DE14FC" w:rsidR="009E10FD" w:rsidRDefault="009E10FD" w:rsidP="00E150B5">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Please complete this experiment in one sitting and in a quiet room, away from other noise. Please do NOT look at other web pages or other programs while completing this experiment. It is important that you give this experiment your full attention.</w:t>
      </w:r>
    </w:p>
    <w:p w14:paraId="7D43E1E5" w14:textId="77777777" w:rsidR="00E150B5" w:rsidRPr="00E150B5" w:rsidRDefault="00E150B5" w:rsidP="00E150B5">
      <w:pPr>
        <w:pStyle w:val="NormalWeb"/>
        <w:spacing w:before="0" w:beforeAutospacing="0" w:after="0" w:afterAutospacing="0"/>
        <w:rPr>
          <w:rFonts w:ascii="Sylfaen" w:hAnsi="Sylfaen"/>
          <w:color w:val="410C01"/>
          <w:sz w:val="4"/>
          <w:szCs w:val="4"/>
        </w:rPr>
      </w:pPr>
    </w:p>
    <w:p w14:paraId="55FD7E68" w14:textId="77777777" w:rsidR="00E150B5" w:rsidRPr="00E150B5" w:rsidRDefault="00E150B5" w:rsidP="00E150B5">
      <w:pPr>
        <w:pStyle w:val="Heading3"/>
        <w:spacing w:before="0"/>
        <w:rPr>
          <w:rFonts w:ascii="Sylfaen" w:hAnsi="Sylfaen"/>
          <w:b/>
          <w:bCs/>
          <w:color w:val="410C01"/>
          <w:sz w:val="2"/>
          <w:szCs w:val="2"/>
        </w:rPr>
      </w:pPr>
    </w:p>
    <w:p w14:paraId="4D17559F" w14:textId="303E02C8" w:rsidR="0003537F" w:rsidRPr="00E150B5" w:rsidRDefault="0003537F" w:rsidP="00E150B5">
      <w:pPr>
        <w:pStyle w:val="Heading3"/>
        <w:spacing w:before="0"/>
        <w:rPr>
          <w:rFonts w:ascii="Sylfaen" w:hAnsi="Sylfaen"/>
          <w:b/>
          <w:bCs/>
          <w:color w:val="410C01"/>
          <w:sz w:val="14"/>
          <w:szCs w:val="14"/>
        </w:rPr>
      </w:pPr>
      <w:r w:rsidRPr="00E150B5">
        <w:rPr>
          <w:rFonts w:ascii="Sylfaen" w:hAnsi="Sylfaen"/>
          <w:b/>
          <w:bCs/>
          <w:color w:val="410C01"/>
          <w:sz w:val="14"/>
          <w:szCs w:val="14"/>
        </w:rPr>
        <w:t>Headphone check</w:t>
      </w:r>
    </w:p>
    <w:p w14:paraId="133C9559" w14:textId="77777777"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Please complete the following headphone test to make sure your audio setup is compatible with this experiment, and that your headphones are set to a comfortable volume.</w:t>
      </w:r>
    </w:p>
    <w:p w14:paraId="163A2FFB" w14:textId="20FDD373" w:rsidR="0003537F" w:rsidRPr="00E150B5" w:rsidRDefault="0003537F" w:rsidP="0003537F">
      <w:pPr>
        <w:spacing w:after="0"/>
        <w:rPr>
          <w:rFonts w:ascii="Sylfaen" w:hAnsi="Sylfaen"/>
          <w:color w:val="410C01"/>
          <w:sz w:val="14"/>
          <w:szCs w:val="14"/>
        </w:rPr>
      </w:pPr>
      <w:r w:rsidRPr="00E150B5">
        <w:rPr>
          <w:rFonts w:ascii="Sylfaen" w:hAnsi="Sylfaen"/>
          <w:color w:val="410C01"/>
          <w:sz w:val="14"/>
          <w:szCs w:val="14"/>
        </w:rPr>
        <w:t>First, set your computer volume to about 25% of maximum. Press the button, then </w:t>
      </w:r>
      <w:r w:rsidRPr="00E150B5">
        <w:rPr>
          <w:rStyle w:val="Strong"/>
          <w:rFonts w:ascii="Sylfaen" w:hAnsi="Sylfaen"/>
          <w:color w:val="410C01"/>
          <w:sz w:val="14"/>
          <w:szCs w:val="14"/>
        </w:rPr>
        <w:t>turn up the volume on your computer until the calibration noise is at a loud but comfortable level</w:t>
      </w:r>
      <w:r w:rsidRPr="00E150B5">
        <w:rPr>
          <w:rFonts w:ascii="Sylfaen" w:hAnsi="Sylfaen"/>
          <w:color w:val="410C01"/>
          <w:sz w:val="14"/>
          <w:szCs w:val="14"/>
        </w:rPr>
        <w:t>. Play the calibration sound as many times as you like:</w:t>
      </w:r>
    </w:p>
    <w:p w14:paraId="54EB3847" w14:textId="5EDAEAC3" w:rsidR="0003537F" w:rsidRPr="00E150B5" w:rsidRDefault="0003537F" w:rsidP="0003537F">
      <w:pPr>
        <w:spacing w:after="0"/>
        <w:rPr>
          <w:rFonts w:ascii="Sylfaen" w:hAnsi="Sylfaen"/>
          <w:color w:val="410C01"/>
          <w:sz w:val="4"/>
          <w:szCs w:val="4"/>
        </w:rPr>
      </w:pPr>
    </w:p>
    <w:p w14:paraId="26895B6F" w14:textId="77777777" w:rsidR="0003537F" w:rsidRPr="00E150B5" w:rsidRDefault="0003537F" w:rsidP="0003537F">
      <w:pPr>
        <w:spacing w:after="0" w:line="240" w:lineRule="auto"/>
        <w:jc w:val="center"/>
        <w:rPr>
          <w:rFonts w:ascii="Sylfaen" w:eastAsia="Times New Roman" w:hAnsi="Sylfaen" w:cs="Times New Roman"/>
          <w:b/>
          <w:bCs/>
          <w:color w:val="410C01"/>
          <w:sz w:val="14"/>
          <w:szCs w:val="14"/>
        </w:rPr>
      </w:pPr>
      <w:r w:rsidRPr="00E150B5">
        <w:rPr>
          <w:rFonts w:ascii="Sylfaen" w:eastAsia="Times New Roman" w:hAnsi="Sylfaen" w:cs="Times New Roman"/>
          <w:b/>
          <w:bCs/>
          <w:color w:val="410C01"/>
          <w:sz w:val="14"/>
          <w:szCs w:val="14"/>
        </w:rPr>
        <w:t>Trial 1/6</w:t>
      </w:r>
    </w:p>
    <w:p w14:paraId="7E85791A" w14:textId="77777777" w:rsidR="0003537F" w:rsidRPr="00E150B5" w:rsidRDefault="0003537F" w:rsidP="0003537F">
      <w:pPr>
        <w:spacing w:after="0" w:line="240" w:lineRule="auto"/>
        <w:jc w:val="center"/>
        <w:rPr>
          <w:rFonts w:ascii="Sylfaen" w:eastAsia="Times New Roman" w:hAnsi="Sylfaen" w:cs="Times New Roman"/>
          <w:color w:val="410C01"/>
          <w:sz w:val="14"/>
          <w:szCs w:val="14"/>
        </w:rPr>
      </w:pPr>
      <w:r w:rsidRPr="00E150B5">
        <w:rPr>
          <w:rFonts w:ascii="Sylfaen" w:eastAsia="Times New Roman" w:hAnsi="Sylfaen" w:cs="Times New Roman"/>
          <w:color w:val="410C01"/>
          <w:sz w:val="14"/>
          <w:szCs w:val="14"/>
        </w:rPr>
        <w:t>Which sound was the softest?</w:t>
      </w:r>
    </w:p>
    <w:p w14:paraId="0F6D150F" w14:textId="2307656B" w:rsidR="0003537F" w:rsidRPr="00E150B5" w:rsidRDefault="0003537F" w:rsidP="00E150B5">
      <w:pPr>
        <w:spacing w:after="0" w:line="240" w:lineRule="auto"/>
        <w:jc w:val="center"/>
        <w:rPr>
          <w:rFonts w:ascii="Sylfaen" w:eastAsia="Times New Roman" w:hAnsi="Sylfaen" w:cs="Times New Roman"/>
          <w:color w:val="410C01"/>
          <w:sz w:val="14"/>
          <w:szCs w:val="14"/>
        </w:rPr>
      </w:pPr>
      <w:r w:rsidRPr="00E150B5">
        <w:rPr>
          <w:rFonts w:ascii="Sylfaen" w:eastAsia="Times New Roman" w:hAnsi="Sylfaen" w:cs="Times New Roman"/>
          <w:color w:val="410C01"/>
          <w:sz w:val="14"/>
          <w:szCs w:val="14"/>
        </w:rPr>
        <w:object w:dxaOrig="225" w:dyaOrig="225" w14:anchorId="4025A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6.5pt;height:14pt" o:ole="">
            <v:imagedata r:id="rId38" o:title=""/>
          </v:shape>
          <w:control r:id="rId39" w:name="DefaultOcxName" w:shapeid="_x0000_i1032"/>
        </w:object>
      </w:r>
      <w:r w:rsidRPr="00E150B5">
        <w:rPr>
          <w:rFonts w:ascii="Sylfaen" w:eastAsia="Times New Roman" w:hAnsi="Sylfaen" w:cs="Times New Roman"/>
          <w:color w:val="410C01"/>
          <w:sz w:val="14"/>
          <w:szCs w:val="14"/>
        </w:rPr>
        <w:t> </w:t>
      </w:r>
      <w:r w:rsidRPr="00E150B5">
        <w:rPr>
          <w:rFonts w:ascii="Sylfaen" w:eastAsia="Times New Roman" w:hAnsi="Sylfaen" w:cs="Times New Roman"/>
          <w:b/>
          <w:bCs/>
          <w:color w:val="410C01"/>
          <w:sz w:val="14"/>
          <w:szCs w:val="14"/>
        </w:rPr>
        <w:t>1st</w:t>
      </w:r>
      <w:r w:rsidRPr="00E150B5">
        <w:rPr>
          <w:rFonts w:ascii="Sylfaen" w:eastAsia="Times New Roman" w:hAnsi="Sylfaen" w:cs="Times New Roman"/>
          <w:color w:val="410C01"/>
          <w:sz w:val="14"/>
          <w:szCs w:val="14"/>
        </w:rPr>
        <w:t> sound </w:t>
      </w:r>
      <w:r w:rsidRPr="00E150B5">
        <w:rPr>
          <w:rFonts w:ascii="Sylfaen" w:eastAsia="Times New Roman" w:hAnsi="Sylfaen" w:cs="Times New Roman"/>
          <w:color w:val="410C01"/>
          <w:sz w:val="14"/>
          <w:szCs w:val="14"/>
        </w:rPr>
        <w:object w:dxaOrig="225" w:dyaOrig="225" w14:anchorId="7FA20E00">
          <v:shape id="_x0000_i1035" type="#_x0000_t75" style="width:16.5pt;height:14pt" o:ole="">
            <v:imagedata r:id="rId40" o:title=""/>
          </v:shape>
          <w:control r:id="rId41" w:name="DefaultOcxName1" w:shapeid="_x0000_i1035"/>
        </w:object>
      </w:r>
      <w:r w:rsidRPr="00E150B5">
        <w:rPr>
          <w:rFonts w:ascii="Sylfaen" w:eastAsia="Times New Roman" w:hAnsi="Sylfaen" w:cs="Times New Roman"/>
          <w:color w:val="410C01"/>
          <w:sz w:val="14"/>
          <w:szCs w:val="14"/>
        </w:rPr>
        <w:t> </w:t>
      </w:r>
      <w:r w:rsidRPr="00E150B5">
        <w:rPr>
          <w:rFonts w:ascii="Sylfaen" w:eastAsia="Times New Roman" w:hAnsi="Sylfaen" w:cs="Times New Roman"/>
          <w:b/>
          <w:bCs/>
          <w:color w:val="410C01"/>
          <w:sz w:val="14"/>
          <w:szCs w:val="14"/>
        </w:rPr>
        <w:t>2nd</w:t>
      </w:r>
      <w:r w:rsidRPr="00E150B5">
        <w:rPr>
          <w:rFonts w:ascii="Sylfaen" w:eastAsia="Times New Roman" w:hAnsi="Sylfaen" w:cs="Times New Roman"/>
          <w:color w:val="410C01"/>
          <w:sz w:val="14"/>
          <w:szCs w:val="14"/>
        </w:rPr>
        <w:t> sound </w:t>
      </w:r>
      <w:r w:rsidRPr="00E150B5">
        <w:rPr>
          <w:rFonts w:ascii="Sylfaen" w:eastAsia="Times New Roman" w:hAnsi="Sylfaen" w:cs="Times New Roman"/>
          <w:color w:val="410C01"/>
          <w:sz w:val="14"/>
          <w:szCs w:val="14"/>
        </w:rPr>
        <w:object w:dxaOrig="225" w:dyaOrig="225" w14:anchorId="07000340">
          <v:shape id="_x0000_i1038" type="#_x0000_t75" style="width:16.5pt;height:14pt" o:ole="">
            <v:imagedata r:id="rId40" o:title=""/>
          </v:shape>
          <w:control r:id="rId42" w:name="DefaultOcxName2" w:shapeid="_x0000_i1038"/>
        </w:object>
      </w:r>
      <w:r w:rsidRPr="00E150B5">
        <w:rPr>
          <w:rFonts w:ascii="Sylfaen" w:eastAsia="Times New Roman" w:hAnsi="Sylfaen" w:cs="Times New Roman"/>
          <w:color w:val="410C01"/>
          <w:sz w:val="14"/>
          <w:szCs w:val="14"/>
        </w:rPr>
        <w:t> </w:t>
      </w:r>
      <w:r w:rsidRPr="00E150B5">
        <w:rPr>
          <w:rFonts w:ascii="Sylfaen" w:eastAsia="Times New Roman" w:hAnsi="Sylfaen" w:cs="Times New Roman"/>
          <w:b/>
          <w:bCs/>
          <w:color w:val="410C01"/>
          <w:sz w:val="14"/>
          <w:szCs w:val="14"/>
        </w:rPr>
        <w:t>3rd</w:t>
      </w:r>
      <w:r w:rsidRPr="00E150B5">
        <w:rPr>
          <w:rFonts w:ascii="Sylfaen" w:eastAsia="Times New Roman" w:hAnsi="Sylfaen" w:cs="Times New Roman"/>
          <w:color w:val="410C01"/>
          <w:sz w:val="14"/>
          <w:szCs w:val="14"/>
        </w:rPr>
        <w:t> sound</w:t>
      </w:r>
    </w:p>
    <w:p w14:paraId="32D48128" w14:textId="77777777" w:rsidR="0003537F" w:rsidRPr="00E150B5" w:rsidRDefault="0003537F" w:rsidP="0003537F">
      <w:pPr>
        <w:pStyle w:val="Heading3"/>
        <w:rPr>
          <w:rFonts w:ascii="Sylfaen" w:hAnsi="Sylfaen"/>
          <w:b/>
          <w:bCs/>
          <w:color w:val="410C01"/>
          <w:sz w:val="14"/>
          <w:szCs w:val="14"/>
        </w:rPr>
      </w:pPr>
      <w:r w:rsidRPr="00E150B5">
        <w:rPr>
          <w:rFonts w:ascii="Sylfaen" w:hAnsi="Sylfaen"/>
          <w:b/>
          <w:bCs/>
          <w:color w:val="410C01"/>
          <w:sz w:val="14"/>
          <w:szCs w:val="14"/>
        </w:rPr>
        <w:t>Additional requirements</w:t>
      </w:r>
    </w:p>
    <w:p w14:paraId="1D6BA7E3" w14:textId="0E669FA2"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Style w:val="Strong"/>
          <w:rFonts w:ascii="Sylfaen" w:hAnsi="Sylfaen"/>
          <w:color w:val="CC0000"/>
          <w:sz w:val="14"/>
          <w:szCs w:val="14"/>
        </w:rPr>
        <w:t>Please do NOT take this experiment multiple times, and do NOT reload this page</w:t>
      </w:r>
      <w:r w:rsidRPr="00E150B5">
        <w:rPr>
          <w:rStyle w:val="Strong"/>
          <w:rFonts w:ascii="Sylfaen" w:hAnsi="Sylfaen"/>
          <w:color w:val="410C01"/>
          <w:sz w:val="14"/>
          <w:szCs w:val="14"/>
        </w:rPr>
        <w:t>.</w:t>
      </w:r>
      <w:r w:rsidRPr="00E150B5">
        <w:rPr>
          <w:rFonts w:ascii="Sylfaen" w:hAnsi="Sylfaen"/>
          <w:color w:val="410C01"/>
          <w:sz w:val="14"/>
          <w:szCs w:val="14"/>
        </w:rPr>
        <w:t xml:space="preserve"> If you share an </w:t>
      </w:r>
      <w:proofErr w:type="spellStart"/>
      <w:r w:rsidRPr="00E150B5">
        <w:rPr>
          <w:rFonts w:ascii="Sylfaen" w:hAnsi="Sylfaen"/>
          <w:color w:val="410C01"/>
          <w:sz w:val="14"/>
          <w:szCs w:val="14"/>
        </w:rPr>
        <w:t>MTurk</w:t>
      </w:r>
      <w:proofErr w:type="spellEnd"/>
      <w:r w:rsidRPr="00E150B5">
        <w:rPr>
          <w:rFonts w:ascii="Sylfaen" w:hAnsi="Sylfaen"/>
          <w:color w:val="410C01"/>
          <w:sz w:val="14"/>
          <w:szCs w:val="14"/>
        </w:rPr>
        <w:t xml:space="preserve">/Prolific account with others who have taken this experiment, please make sure that they have not yet taken this experiment. We cannot use data from reloaded or repeated </w:t>
      </w:r>
      <w:r w:rsidR="00E72F70" w:rsidRPr="00E150B5">
        <w:rPr>
          <w:rFonts w:ascii="Sylfaen" w:hAnsi="Sylfaen"/>
          <w:color w:val="410C01"/>
          <w:sz w:val="14"/>
          <w:szCs w:val="14"/>
        </w:rPr>
        <w:t>experiments and</w:t>
      </w:r>
      <w:r w:rsidRPr="00E150B5">
        <w:rPr>
          <w:rFonts w:ascii="Sylfaen" w:hAnsi="Sylfaen"/>
          <w:color w:val="410C01"/>
          <w:sz w:val="14"/>
          <w:szCs w:val="14"/>
        </w:rPr>
        <w:t xml:space="preserve"> won't be able to approve your work.</w:t>
      </w:r>
    </w:p>
    <w:p w14:paraId="46146676" w14:textId="77777777"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 xml:space="preserve">We use cookies and </w:t>
      </w:r>
      <w:proofErr w:type="spellStart"/>
      <w:r w:rsidRPr="00E150B5">
        <w:rPr>
          <w:rFonts w:ascii="Sylfaen" w:hAnsi="Sylfaen"/>
          <w:color w:val="410C01"/>
          <w:sz w:val="14"/>
          <w:szCs w:val="14"/>
        </w:rPr>
        <w:t>MTurk</w:t>
      </w:r>
      <w:proofErr w:type="spellEnd"/>
      <w:r w:rsidRPr="00E150B5">
        <w:rPr>
          <w:rFonts w:ascii="Sylfaen" w:hAnsi="Sylfaen"/>
          <w:color w:val="410C01"/>
          <w:sz w:val="14"/>
          <w:szCs w:val="14"/>
        </w:rPr>
        <w:t>/Prolific qualifications to make it easy for you to recognize whether you have taken this experiment previously. If you accept our cookies and do not delete them, this should prevent you from accidentally taking the experiment more than once.</w:t>
      </w:r>
    </w:p>
    <w:p w14:paraId="004885C8" w14:textId="36FD81C2" w:rsidR="0003537F" w:rsidRPr="00E150B5" w:rsidRDefault="0003537F" w:rsidP="0003537F">
      <w:pPr>
        <w:spacing w:after="0"/>
        <w:rPr>
          <w:rFonts w:ascii="Sylfaen" w:hAnsi="Sylfaen"/>
          <w:color w:val="410C01"/>
          <w:sz w:val="2"/>
          <w:szCs w:val="2"/>
        </w:rPr>
      </w:pPr>
    </w:p>
    <w:p w14:paraId="254C7963" w14:textId="77777777" w:rsidR="0003537F" w:rsidRPr="00E150B5" w:rsidRDefault="0003537F" w:rsidP="0003537F">
      <w:pPr>
        <w:pStyle w:val="Heading3"/>
        <w:rPr>
          <w:rFonts w:ascii="Sylfaen" w:hAnsi="Sylfaen"/>
          <w:b/>
          <w:bCs/>
          <w:color w:val="410C01"/>
          <w:sz w:val="14"/>
          <w:szCs w:val="14"/>
        </w:rPr>
      </w:pPr>
      <w:r w:rsidRPr="00E150B5">
        <w:rPr>
          <w:rFonts w:ascii="Sylfaen" w:hAnsi="Sylfaen"/>
          <w:b/>
          <w:bCs/>
          <w:color w:val="410C01"/>
          <w:sz w:val="14"/>
          <w:szCs w:val="14"/>
        </w:rPr>
        <w:t>Reasons work can be rejected</w:t>
      </w:r>
    </w:p>
    <w:p w14:paraId="01D9917A" w14:textId="77777777"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If you pay attention to the instructions and </w:t>
      </w:r>
      <w:r w:rsidRPr="00E150B5">
        <w:rPr>
          <w:rFonts w:ascii="Sylfaen" w:hAnsi="Sylfaen"/>
          <w:b/>
          <w:bCs/>
          <w:color w:val="410C01"/>
          <w:sz w:val="14"/>
          <w:szCs w:val="14"/>
        </w:rPr>
        <w:t>do not respond randomly </w:t>
      </w:r>
      <w:r w:rsidRPr="00E150B5">
        <w:rPr>
          <w:rFonts w:ascii="Sylfaen" w:hAnsi="Sylfaen"/>
          <w:color w:val="410C01"/>
          <w:sz w:val="14"/>
          <w:szCs w:val="14"/>
        </w:rPr>
        <w:t>your work will be approved. </w:t>
      </w:r>
      <w:r w:rsidRPr="00E150B5">
        <w:rPr>
          <w:rStyle w:val="Strong"/>
          <w:rFonts w:ascii="Sylfaen" w:hAnsi="Sylfaen"/>
          <w:color w:val="CC0000"/>
          <w:sz w:val="14"/>
          <w:szCs w:val="14"/>
        </w:rPr>
        <w:t>Please do NOT reload this page, even if you think you made a mistake.</w:t>
      </w:r>
      <w:r w:rsidRPr="00E150B5">
        <w:rPr>
          <w:rFonts w:ascii="Sylfaen" w:hAnsi="Sylfaen"/>
          <w:color w:val="CC0000"/>
          <w:sz w:val="14"/>
          <w:szCs w:val="14"/>
        </w:rPr>
        <w:t> </w:t>
      </w:r>
      <w:r w:rsidRPr="00E150B5">
        <w:rPr>
          <w:rFonts w:ascii="Sylfaen" w:hAnsi="Sylfaen"/>
          <w:color w:val="410C01"/>
          <w:sz w:val="14"/>
          <w:szCs w:val="14"/>
        </w:rPr>
        <w:t>We will not be able to use your data for scientific purposes, and you will not be able to finish the experiment. We anticipate some mistakes will be made, but those will NOT affect the approval of your work.</w:t>
      </w:r>
    </w:p>
    <w:p w14:paraId="12AEA5E0" w14:textId="77777777"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We will only reject work if you a) </w:t>
      </w:r>
      <w:r w:rsidRPr="00E150B5">
        <w:rPr>
          <w:rStyle w:val="Strong"/>
          <w:rFonts w:ascii="Sylfaen" w:hAnsi="Sylfaen"/>
          <w:color w:val="410C01"/>
          <w:sz w:val="14"/>
          <w:szCs w:val="14"/>
        </w:rPr>
        <w:t>clearly</w:t>
      </w:r>
      <w:r w:rsidRPr="00E150B5">
        <w:rPr>
          <w:rFonts w:ascii="Sylfaen" w:hAnsi="Sylfaen"/>
          <w:color w:val="410C01"/>
          <w:sz w:val="14"/>
          <w:szCs w:val="14"/>
        </w:rPr>
        <w:t> do not pay attention to the instructions, b) reload the page, or c) repeat the experiment. We reject far less than 1% of all completed experiments.</w:t>
      </w:r>
    </w:p>
    <w:p w14:paraId="3667BADB" w14:textId="2FE13546" w:rsidR="0003537F" w:rsidRPr="00E150B5" w:rsidRDefault="0003537F" w:rsidP="0003537F">
      <w:pPr>
        <w:spacing w:after="0"/>
        <w:rPr>
          <w:rFonts w:ascii="Sylfaen" w:hAnsi="Sylfaen"/>
          <w:color w:val="410C01"/>
          <w:sz w:val="2"/>
          <w:szCs w:val="2"/>
        </w:rPr>
      </w:pPr>
    </w:p>
    <w:p w14:paraId="7AFD8D7B" w14:textId="77777777" w:rsidR="0003537F" w:rsidRPr="00E150B5" w:rsidRDefault="0003537F" w:rsidP="0003537F">
      <w:pPr>
        <w:pStyle w:val="Heading3"/>
        <w:rPr>
          <w:rFonts w:ascii="Sylfaen" w:hAnsi="Sylfaen"/>
          <w:b/>
          <w:bCs/>
          <w:color w:val="410C01"/>
          <w:sz w:val="14"/>
          <w:szCs w:val="14"/>
        </w:rPr>
      </w:pPr>
      <w:r w:rsidRPr="00E150B5">
        <w:rPr>
          <w:rFonts w:ascii="Sylfaen" w:hAnsi="Sylfaen"/>
          <w:b/>
          <w:bCs/>
          <w:color w:val="410C01"/>
          <w:sz w:val="14"/>
          <w:szCs w:val="14"/>
        </w:rPr>
        <w:t>Experiment instructions</w:t>
      </w:r>
    </w:p>
    <w:p w14:paraId="70533CF8" w14:textId="4456F2A0" w:rsidR="00E150B5"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The purpose of this experiment is to investigate listeners’ ability to pay attention to a specific talker when there are multiple talkers speaking at once.</w:t>
      </w:r>
      <w:r w:rsidRPr="00E150B5">
        <w:rPr>
          <w:rFonts w:ascii="Sylfaen" w:hAnsi="Sylfaen"/>
          <w:color w:val="410C01"/>
          <w:sz w:val="14"/>
          <w:szCs w:val="14"/>
        </w:rPr>
        <w:br/>
        <w:t>The experiment has two parts. In the first part, you will hear recordings of a female and a male talker speaking simultaneously. Your task is to </w:t>
      </w:r>
      <w:r w:rsidRPr="00E150B5">
        <w:rPr>
          <w:rStyle w:val="Strong"/>
          <w:rFonts w:ascii="Sylfaen" w:hAnsi="Sylfaen"/>
          <w:color w:val="410C01"/>
          <w:sz w:val="14"/>
          <w:szCs w:val="14"/>
        </w:rPr>
        <w:t>focus only on the female talker</w:t>
      </w:r>
      <w:r w:rsidRPr="00E150B5">
        <w:rPr>
          <w:rFonts w:ascii="Sylfaen" w:hAnsi="Sylfaen"/>
          <w:color w:val="410C01"/>
          <w:sz w:val="14"/>
          <w:szCs w:val="14"/>
        </w:rPr>
        <w:t xml:space="preserve">. For each recording, you </w:t>
      </w:r>
      <w:proofErr w:type="gramStart"/>
      <w:r w:rsidRPr="00E150B5">
        <w:rPr>
          <w:rFonts w:ascii="Sylfaen" w:hAnsi="Sylfaen"/>
          <w:color w:val="410C01"/>
          <w:sz w:val="14"/>
          <w:szCs w:val="14"/>
        </w:rPr>
        <w:t>have to</w:t>
      </w:r>
      <w:proofErr w:type="gramEnd"/>
      <w:r w:rsidRPr="00E150B5">
        <w:rPr>
          <w:rFonts w:ascii="Sylfaen" w:hAnsi="Sylfaen"/>
          <w:color w:val="410C01"/>
          <w:sz w:val="14"/>
          <w:szCs w:val="14"/>
        </w:rPr>
        <w:t xml:space="preserve"> determine whether the female talker produced a word or a non-word.</w:t>
      </w:r>
    </w:p>
    <w:p w14:paraId="6C29B466" w14:textId="72BA189F"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In the second part, you will hear recordings from the same two talkers. This time, each recording will only contain speech from one talker at a time.</w:t>
      </w:r>
    </w:p>
    <w:p w14:paraId="6DC57D71" w14:textId="77777777" w:rsidR="0003537F" w:rsidRPr="00E150B5" w:rsidRDefault="0003537F" w:rsidP="0003537F">
      <w:pPr>
        <w:spacing w:after="0"/>
        <w:rPr>
          <w:rFonts w:ascii="Sylfaen" w:hAnsi="Sylfaen"/>
          <w:color w:val="410C01"/>
          <w:sz w:val="2"/>
          <w:szCs w:val="2"/>
        </w:rPr>
      </w:pPr>
    </w:p>
    <w:p w14:paraId="0B3C9A1C" w14:textId="77777777" w:rsidR="0003537F" w:rsidRPr="00E150B5" w:rsidRDefault="0003537F" w:rsidP="0003537F">
      <w:pPr>
        <w:pStyle w:val="Heading3"/>
        <w:rPr>
          <w:rFonts w:ascii="Sylfaen" w:hAnsi="Sylfaen"/>
          <w:b/>
          <w:bCs/>
          <w:color w:val="410C01"/>
          <w:sz w:val="14"/>
          <w:szCs w:val="14"/>
        </w:rPr>
      </w:pPr>
      <w:r w:rsidRPr="00E150B5">
        <w:rPr>
          <w:rFonts w:ascii="Sylfaen" w:hAnsi="Sylfaen"/>
          <w:b/>
          <w:bCs/>
          <w:color w:val="410C01"/>
          <w:sz w:val="14"/>
          <w:szCs w:val="14"/>
        </w:rPr>
        <w:t>Informed consent</w:t>
      </w:r>
    </w:p>
    <w:p w14:paraId="2EF0E5F6" w14:textId="77777777" w:rsidR="0003537F" w:rsidRPr="00E150B5" w:rsidRDefault="0003537F" w:rsidP="0003537F">
      <w:pPr>
        <w:spacing w:after="0"/>
        <w:rPr>
          <w:rFonts w:ascii="Sylfaen" w:hAnsi="Sylfaen"/>
          <w:color w:val="410C01"/>
          <w:sz w:val="14"/>
          <w:szCs w:val="14"/>
        </w:rPr>
      </w:pPr>
      <w:r w:rsidRPr="00E150B5">
        <w:rPr>
          <w:rFonts w:ascii="Sylfaen" w:hAnsi="Sylfaen"/>
          <w:color w:val="410C01"/>
          <w:sz w:val="14"/>
          <w:szCs w:val="14"/>
        </w:rPr>
        <w:t>By accepting this experiment, you confirm that you have read and understand the </w:t>
      </w:r>
      <w:hyperlink r:id="rId43" w:tgtFrame="_blank" w:history="1">
        <w:r w:rsidRPr="00E150B5">
          <w:rPr>
            <w:rStyle w:val="Hyperlink"/>
            <w:rFonts w:ascii="Sylfaen" w:hAnsi="Sylfaen"/>
            <w:color w:val="410C01"/>
            <w:sz w:val="14"/>
            <w:szCs w:val="14"/>
          </w:rPr>
          <w:t>consent form</w:t>
        </w:r>
      </w:hyperlink>
      <w:r w:rsidRPr="00E150B5">
        <w:rPr>
          <w:rFonts w:ascii="Sylfaen" w:hAnsi="Sylfaen"/>
          <w:color w:val="410C01"/>
          <w:sz w:val="14"/>
          <w:szCs w:val="14"/>
        </w:rPr>
        <w:t xml:space="preserve">, that you are willing to participate in this experiment, and that you agree that the data you provide by participating can be used in scientific publications (no identifying information will be published). Sometimes we share non-identifying data elicited from you — including sound files — with other researchers for scientific purposes (your </w:t>
      </w:r>
      <w:proofErr w:type="spellStart"/>
      <w:r w:rsidRPr="00E150B5">
        <w:rPr>
          <w:rFonts w:ascii="Sylfaen" w:hAnsi="Sylfaen"/>
          <w:color w:val="410C01"/>
          <w:sz w:val="14"/>
          <w:szCs w:val="14"/>
        </w:rPr>
        <w:t>MTurk</w:t>
      </w:r>
      <w:proofErr w:type="spellEnd"/>
      <w:r w:rsidRPr="00E150B5">
        <w:rPr>
          <w:rFonts w:ascii="Sylfaen" w:hAnsi="Sylfaen"/>
          <w:color w:val="410C01"/>
          <w:sz w:val="14"/>
          <w:szCs w:val="14"/>
        </w:rPr>
        <w:t>/Prolific ID will be replaced with an arbitrary alphanumeric code).</w:t>
      </w:r>
    </w:p>
    <w:p w14:paraId="7FD7D159" w14:textId="6E6EDFBA" w:rsidR="0003537F" w:rsidRPr="00E150B5" w:rsidRDefault="0003537F" w:rsidP="0003537F">
      <w:pPr>
        <w:pStyle w:val="NormalWeb"/>
        <w:spacing w:before="0" w:beforeAutospacing="0" w:after="0" w:afterAutospacing="0"/>
        <w:rPr>
          <w:rFonts w:ascii="Sylfaen" w:hAnsi="Sylfaen"/>
          <w:color w:val="410C01"/>
          <w:sz w:val="2"/>
          <w:szCs w:val="2"/>
        </w:rPr>
      </w:pPr>
    </w:p>
    <w:p w14:paraId="5CE4A61F" w14:textId="77777777" w:rsidR="0003537F" w:rsidRPr="00E150B5" w:rsidRDefault="0003537F" w:rsidP="0003537F">
      <w:pPr>
        <w:pStyle w:val="Heading3"/>
        <w:spacing w:before="0"/>
        <w:rPr>
          <w:rFonts w:ascii="Sylfaen" w:hAnsi="Sylfaen"/>
          <w:b/>
          <w:bCs/>
          <w:color w:val="410C01"/>
          <w:sz w:val="14"/>
          <w:szCs w:val="14"/>
        </w:rPr>
      </w:pPr>
      <w:r w:rsidRPr="00E150B5">
        <w:rPr>
          <w:rFonts w:ascii="Sylfaen" w:hAnsi="Sylfaen"/>
          <w:b/>
          <w:bCs/>
          <w:color w:val="410C01"/>
          <w:sz w:val="14"/>
          <w:szCs w:val="14"/>
        </w:rPr>
        <w:t>Begin the experiment</w:t>
      </w:r>
    </w:p>
    <w:p w14:paraId="6321C111" w14:textId="20F8869D" w:rsidR="00E150B5" w:rsidRPr="00E150B5" w:rsidRDefault="0003537F" w:rsidP="00E150B5">
      <w:pPr>
        <w:pStyle w:val="Heading3"/>
        <w:spacing w:before="0"/>
        <w:rPr>
          <w:rFonts w:ascii="Sylfaen" w:hAnsi="Sylfaen"/>
          <w:color w:val="410C01"/>
          <w:sz w:val="14"/>
          <w:szCs w:val="14"/>
        </w:rPr>
      </w:pPr>
      <w:r w:rsidRPr="00E150B5">
        <w:rPr>
          <w:rFonts w:ascii="Sylfaen" w:hAnsi="Sylfaen"/>
          <w:color w:val="410C01"/>
          <w:sz w:val="14"/>
          <w:szCs w:val="14"/>
        </w:rPr>
        <w:t>Once you press the green button, these instructions will disappear, so make sure you understand them fully before you click.</w:t>
      </w:r>
    </w:p>
    <w:p w14:paraId="76E4D9E5" w14:textId="156A66D0" w:rsidR="0003537F" w:rsidRPr="00E150B5" w:rsidRDefault="0003537F" w:rsidP="00E150B5">
      <w:pPr>
        <w:pStyle w:val="instructionlistitem"/>
        <w:spacing w:before="0" w:beforeAutospacing="0" w:after="0" w:afterAutospacing="0"/>
        <w:jc w:val="center"/>
        <w:rPr>
          <w:rFonts w:ascii="Sylfaen" w:hAnsi="Sylfaen"/>
          <w:color w:val="410C01"/>
          <w:sz w:val="14"/>
          <w:szCs w:val="14"/>
        </w:rPr>
      </w:pPr>
      <w:r w:rsidRPr="00E150B5">
        <w:rPr>
          <w:rFonts w:ascii="Sylfaen" w:hAnsi="Sylfaen"/>
          <w:color w:val="410C01"/>
          <w:sz w:val="14"/>
          <w:szCs w:val="14"/>
        </w:rPr>
        <w:t>I confirm that I meet the requirements for this experiment, that I have read and understood the instructions and the consent form, and that I want to start the experiment.</w:t>
      </w:r>
    </w:p>
    <w:p w14:paraId="549E8FB4" w14:textId="77777777" w:rsidR="0003537F" w:rsidRPr="00E150B5" w:rsidRDefault="0003537F" w:rsidP="0003537F">
      <w:pPr>
        <w:pStyle w:val="Heading3"/>
        <w:rPr>
          <w:rFonts w:ascii="Sylfaen" w:hAnsi="Sylfaen"/>
          <w:b/>
          <w:bCs/>
          <w:color w:val="000000"/>
          <w:sz w:val="14"/>
          <w:szCs w:val="14"/>
        </w:rPr>
      </w:pPr>
      <w:r w:rsidRPr="00E150B5">
        <w:rPr>
          <w:rFonts w:ascii="Sylfaen" w:hAnsi="Sylfaen"/>
          <w:b/>
          <w:bCs/>
          <w:color w:val="410C01"/>
          <w:sz w:val="14"/>
          <w:szCs w:val="14"/>
        </w:rPr>
        <w:t>Further (optional) information</w:t>
      </w:r>
    </w:p>
    <w:p w14:paraId="61FBC973" w14:textId="5DFE2C90" w:rsidR="0003537F" w:rsidRPr="00E150B5" w:rsidRDefault="0003537F" w:rsidP="0003537F">
      <w:pPr>
        <w:pStyle w:val="NormalWeb"/>
        <w:spacing w:before="0" w:beforeAutospacing="0" w:after="0" w:afterAutospacing="0"/>
        <w:rPr>
          <w:rFonts w:ascii="Sylfaen" w:hAnsi="Sylfaen"/>
          <w:color w:val="410C01"/>
          <w:sz w:val="14"/>
          <w:szCs w:val="14"/>
        </w:rPr>
      </w:pPr>
      <w:r w:rsidRPr="00E150B5">
        <w:rPr>
          <w:rFonts w:ascii="Sylfaen" w:hAnsi="Sylfaen"/>
          <w:color w:val="410C01"/>
          <w:sz w:val="14"/>
          <w:szCs w:val="14"/>
        </w:rPr>
        <w:t xml:space="preserve">Sometimes it can happen that technical difficulties cause experimental scripts to freeze so that you will not be able to submit </w:t>
      </w:r>
      <w:proofErr w:type="spellStart"/>
      <w:proofErr w:type="gramStart"/>
      <w:r w:rsidRPr="00E150B5">
        <w:rPr>
          <w:rFonts w:ascii="Sylfaen" w:hAnsi="Sylfaen"/>
          <w:color w:val="410C01"/>
          <w:sz w:val="14"/>
          <w:szCs w:val="14"/>
        </w:rPr>
        <w:t>a</w:t>
      </w:r>
      <w:proofErr w:type="spellEnd"/>
      <w:proofErr w:type="gramEnd"/>
      <w:r w:rsidRPr="00E150B5">
        <w:rPr>
          <w:rFonts w:ascii="Sylfaen" w:hAnsi="Sylfaen"/>
          <w:color w:val="410C01"/>
          <w:sz w:val="14"/>
          <w:szCs w:val="14"/>
        </w:rPr>
        <w:t xml:space="preserve"> experiment. We are trying our best to avoid these problems. Should they nevertheless occur, we urge you to (1) take a screen shot of your </w:t>
      </w:r>
      <w:r w:rsidR="00E72F70" w:rsidRPr="00E150B5">
        <w:rPr>
          <w:rFonts w:ascii="Sylfaen" w:hAnsi="Sylfaen"/>
          <w:color w:val="410C01"/>
          <w:sz w:val="14"/>
          <w:szCs w:val="14"/>
        </w:rPr>
        <w:t>browser</w:t>
      </w:r>
      <w:r w:rsidRPr="00E150B5">
        <w:rPr>
          <w:rFonts w:ascii="Sylfaen" w:hAnsi="Sylfaen"/>
          <w:color w:val="410C01"/>
          <w:sz w:val="14"/>
          <w:szCs w:val="14"/>
        </w:rPr>
        <w:t xml:space="preserve"> window, (2) if you know how to also take a screen shot of your </w:t>
      </w:r>
      <w:r w:rsidR="00E72F70" w:rsidRPr="00E150B5">
        <w:rPr>
          <w:rFonts w:ascii="Sylfaen" w:hAnsi="Sylfaen"/>
          <w:color w:val="410C01"/>
          <w:sz w:val="14"/>
          <w:szCs w:val="14"/>
        </w:rPr>
        <w:t>JavaScript</w:t>
      </w:r>
      <w:r w:rsidRPr="00E150B5">
        <w:rPr>
          <w:rFonts w:ascii="Sylfaen" w:hAnsi="Sylfaen"/>
          <w:color w:val="410C01"/>
          <w:sz w:val="14"/>
          <w:szCs w:val="14"/>
        </w:rPr>
        <w:t xml:space="preserve"> console, and (3) </w:t>
      </w:r>
      <w:hyperlink r:id="rId44" w:history="1">
        <w:r w:rsidRPr="00E150B5">
          <w:rPr>
            <w:rStyle w:val="Hyperlink"/>
            <w:rFonts w:ascii="Sylfaen" w:hAnsi="Sylfaen"/>
            <w:color w:val="410C01"/>
            <w:sz w:val="14"/>
            <w:szCs w:val="14"/>
          </w:rPr>
          <w:t>email us</w:t>
        </w:r>
      </w:hyperlink>
      <w:r w:rsidRPr="00E150B5">
        <w:rPr>
          <w:rFonts w:ascii="Sylfaen" w:hAnsi="Sylfaen"/>
          <w:color w:val="410C01"/>
          <w:sz w:val="14"/>
          <w:szCs w:val="14"/>
        </w:rPr>
        <w:t> this information along with the HIT/Experiment ID and your worker/Prolific ID.</w:t>
      </w:r>
    </w:p>
    <w:p w14:paraId="0DF010E0" w14:textId="3086C2E0" w:rsidR="002D64E0" w:rsidRDefault="0003537F" w:rsidP="00E150B5">
      <w:pPr>
        <w:pStyle w:val="NormalWeb"/>
        <w:spacing w:before="0" w:beforeAutospacing="0" w:after="0" w:afterAutospacing="0"/>
        <w:rPr>
          <w:rFonts w:ascii="Helvetica" w:hAnsi="Helvetica"/>
          <w:color w:val="410C01"/>
          <w:sz w:val="20"/>
          <w:szCs w:val="20"/>
        </w:rPr>
      </w:pPr>
      <w:r w:rsidRPr="00E150B5">
        <w:rPr>
          <w:rFonts w:ascii="Sylfaen" w:hAnsi="Sylfaen"/>
          <w:color w:val="410C01"/>
          <w:sz w:val="14"/>
          <w:szCs w:val="14"/>
        </w:rPr>
        <w:t>If you are interested in hearing how the experiments you are participating in help us to understand the human brain, feel free to subscribe to our </w:t>
      </w:r>
      <w:hyperlink r:id="rId45" w:history="1">
        <w:r w:rsidRPr="00E150B5">
          <w:rPr>
            <w:rStyle w:val="Hyperlink"/>
            <w:rFonts w:ascii="Sylfaen" w:hAnsi="Sylfaen"/>
            <w:color w:val="410C01"/>
            <w:sz w:val="14"/>
            <w:szCs w:val="14"/>
          </w:rPr>
          <w:t>lab blog</w:t>
        </w:r>
      </w:hyperlink>
      <w:r w:rsidRPr="00E150B5">
        <w:rPr>
          <w:rFonts w:ascii="Sylfaen" w:hAnsi="Sylfaen"/>
          <w:color w:val="410C01"/>
          <w:sz w:val="14"/>
          <w:szCs w:val="14"/>
        </w:rPr>
        <w:t> where we announce new findings. Note that typically about 1-2 years pass before an experiment is published.</w:t>
      </w:r>
      <w:r w:rsidR="002D64E0">
        <w:rPr>
          <w:rFonts w:ascii="Helvetica" w:hAnsi="Helvetica"/>
          <w:color w:val="410C01"/>
          <w:sz w:val="20"/>
          <w:szCs w:val="20"/>
        </w:rPr>
        <w:br w:type="page"/>
      </w:r>
    </w:p>
    <w:p w14:paraId="2B6A945A" w14:textId="2996BA88" w:rsidR="002D64E0" w:rsidRDefault="002D64E0" w:rsidP="002D64E0">
      <w:pPr>
        <w:pStyle w:val="instructionlistitem"/>
        <w:spacing w:before="0" w:beforeAutospacing="0" w:after="0"/>
        <w:jc w:val="center"/>
        <w:rPr>
          <w:rFonts w:ascii="Sylfaen" w:hAnsi="Sylfaen"/>
          <w:color w:val="410C01"/>
          <w:sz w:val="20"/>
          <w:szCs w:val="20"/>
        </w:rPr>
      </w:pPr>
      <w:r>
        <w:rPr>
          <w:rFonts w:ascii="Sylfaen" w:hAnsi="Sylfaen"/>
          <w:color w:val="410C01"/>
          <w:sz w:val="20"/>
          <w:szCs w:val="20"/>
        </w:rPr>
        <w:lastRenderedPageBreak/>
        <w:t>APPENDIX D</w:t>
      </w:r>
    </w:p>
    <w:p w14:paraId="7E93CA36" w14:textId="6DB52D0E" w:rsidR="002D64E0" w:rsidRPr="009D300A" w:rsidRDefault="002D64E0" w:rsidP="002D64E0">
      <w:pPr>
        <w:spacing w:after="0"/>
        <w:jc w:val="center"/>
        <w:rPr>
          <w:rFonts w:ascii="Sylfaen" w:hAnsi="Sylfaen"/>
          <w:color w:val="410C01"/>
          <w:sz w:val="20"/>
          <w:szCs w:val="20"/>
        </w:rPr>
      </w:pPr>
      <w:r>
        <w:rPr>
          <w:rFonts w:ascii="Sylfaen" w:hAnsi="Sylfaen"/>
          <w:b/>
          <w:bCs/>
          <w:i/>
          <w:iCs/>
          <w:noProof/>
          <w:color w:val="410C01"/>
          <w:sz w:val="20"/>
          <w:szCs w:val="20"/>
        </w:rPr>
        <mc:AlternateContent>
          <mc:Choice Requires="wps">
            <w:drawing>
              <wp:anchor distT="0" distB="0" distL="114300" distR="114300" simplePos="0" relativeHeight="251773952" behindDoc="0" locked="0" layoutInCell="1" allowOverlap="1" wp14:anchorId="6EE69253" wp14:editId="7C267987">
                <wp:simplePos x="0" y="0"/>
                <wp:positionH relativeFrom="margin">
                  <wp:align>right</wp:align>
                </wp:positionH>
                <wp:positionV relativeFrom="paragraph">
                  <wp:posOffset>2893060</wp:posOffset>
                </wp:positionV>
                <wp:extent cx="5992495" cy="100012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92495" cy="1000462"/>
                        </a:xfrm>
                        <a:prstGeom prst="rect">
                          <a:avLst/>
                        </a:prstGeom>
                        <a:noFill/>
                        <a:ln w="6350">
                          <a:noFill/>
                        </a:ln>
                      </wps:spPr>
                      <wps:txbx>
                        <w:txbxContent>
                          <w:p w14:paraId="62C4A9BD" w14:textId="7C9E1FC5" w:rsidR="002D64E0" w:rsidRPr="002D64E0" w:rsidRDefault="002D64E0" w:rsidP="002D64E0">
                            <w:pPr>
                              <w:spacing w:after="0"/>
                              <w:rPr>
                                <w:rFonts w:ascii="Sylfaen" w:hAnsi="Sylfaen"/>
                                <w:i/>
                                <w:iCs/>
                                <w:color w:val="410C01"/>
                                <w:sz w:val="20"/>
                                <w:szCs w:val="20"/>
                              </w:rPr>
                            </w:pPr>
                            <w:r w:rsidRPr="002D64E0">
                              <w:rPr>
                                <w:rFonts w:ascii="Sylfaen" w:hAnsi="Sylfaen"/>
                                <w:i/>
                                <w:iCs/>
                                <w:color w:val="410C01"/>
                                <w:sz w:val="20"/>
                                <w:szCs w:val="20"/>
                              </w:rPr>
                              <w:t>Table 1: When participants were recruited, how many participants completed the experiment during a recruitment period, and how many participants did not complete the experiment. Also included is the medi</w:t>
                            </w:r>
                            <w:r w:rsidR="00E150B5">
                              <w:rPr>
                                <w:rFonts w:ascii="Sylfaen" w:hAnsi="Sylfaen"/>
                                <w:i/>
                                <w:iCs/>
                                <w:color w:val="410C01"/>
                                <w:sz w:val="20"/>
                                <w:szCs w:val="20"/>
                              </w:rPr>
                              <w:t>an</w:t>
                            </w:r>
                            <w:r w:rsidRPr="002D64E0">
                              <w:rPr>
                                <w:rFonts w:ascii="Sylfaen" w:hAnsi="Sylfaen"/>
                                <w:i/>
                                <w:iCs/>
                                <w:color w:val="410C01"/>
                                <w:sz w:val="20"/>
                                <w:szCs w:val="20"/>
                              </w:rPr>
                              <w:t xml:space="preserve"> time it took participants to complete the experiment </w:t>
                            </w:r>
                            <w:r w:rsidR="00E150B5">
                              <w:rPr>
                                <w:rFonts w:ascii="Sylfaen" w:hAnsi="Sylfaen"/>
                                <w:i/>
                                <w:iCs/>
                                <w:color w:val="410C01"/>
                                <w:sz w:val="20"/>
                                <w:szCs w:val="20"/>
                              </w:rPr>
                              <w:t xml:space="preserve">within </w:t>
                            </w:r>
                            <w:r w:rsidRPr="002D64E0">
                              <w:rPr>
                                <w:rFonts w:ascii="Sylfaen" w:hAnsi="Sylfaen"/>
                                <w:i/>
                                <w:iCs/>
                                <w:color w:val="410C01"/>
                                <w:sz w:val="20"/>
                                <w:szCs w:val="20"/>
                              </w:rPr>
                              <w:t xml:space="preserve">each recruitment </w:t>
                            </w:r>
                            <w:r w:rsidR="00E150B5">
                              <w:rPr>
                                <w:rFonts w:ascii="Sylfaen" w:hAnsi="Sylfaen"/>
                                <w:i/>
                                <w:iCs/>
                                <w:color w:val="410C01"/>
                                <w:sz w:val="20"/>
                                <w:szCs w:val="20"/>
                              </w:rPr>
                              <w:t xml:space="preserve">period </w:t>
                            </w:r>
                            <w:r w:rsidRPr="002D64E0">
                              <w:rPr>
                                <w:rFonts w:ascii="Sylfaen" w:hAnsi="Sylfaen"/>
                                <w:i/>
                                <w:iCs/>
                                <w:color w:val="410C01"/>
                                <w:sz w:val="20"/>
                                <w:szCs w:val="20"/>
                              </w:rPr>
                              <w:t xml:space="preserve">and notes about the purpose and problems encountered during </w:t>
                            </w:r>
                            <w:r w:rsidR="00E150B5">
                              <w:rPr>
                                <w:rFonts w:ascii="Sylfaen" w:hAnsi="Sylfaen"/>
                                <w:i/>
                                <w:iCs/>
                                <w:color w:val="410C01"/>
                                <w:sz w:val="20"/>
                                <w:szCs w:val="20"/>
                              </w:rPr>
                              <w:t>each</w:t>
                            </w:r>
                            <w:r w:rsidRPr="002D64E0">
                              <w:rPr>
                                <w:rFonts w:ascii="Sylfaen" w:hAnsi="Sylfaen"/>
                                <w:i/>
                                <w:iCs/>
                                <w:color w:val="410C01"/>
                                <w:sz w:val="20"/>
                                <w:szCs w:val="20"/>
                              </w:rPr>
                              <w:t xml:space="preserve">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69253" id="Text Box 12" o:spid="_x0000_s1046" type="#_x0000_t202" style="position:absolute;left:0;text-align:left;margin-left:420.65pt;margin-top:227.8pt;width:471.85pt;height:78.75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" filled="f" stroked="f" strokeweight=".5pt">
                <v:textbox>
                  <w:txbxContent>
                    <w:p w14:paraId="62C4A9BD" w14:textId="7C9E1FC5" w:rsidR="002D64E0" w:rsidRPr="002D64E0" w:rsidRDefault="002D64E0" w:rsidP="002D64E0">
                      <w:pPr>
                        <w:spacing w:after="0"/>
                        <w:rPr>
                          <w:rFonts w:ascii="Sylfaen" w:hAnsi="Sylfaen"/>
                          <w:i/>
                          <w:iCs/>
                          <w:color w:val="410C01"/>
                          <w:sz w:val="20"/>
                          <w:szCs w:val="20"/>
                        </w:rPr>
                      </w:pPr>
                      <w:r w:rsidRPr="002D64E0">
                        <w:rPr>
                          <w:rFonts w:ascii="Sylfaen" w:hAnsi="Sylfaen"/>
                          <w:i/>
                          <w:iCs/>
                          <w:color w:val="410C01"/>
                          <w:sz w:val="20"/>
                          <w:szCs w:val="20"/>
                        </w:rPr>
                        <w:t>Table 1: When participants were recruited, how many participants completed the experiment during a recruitment period, and how many participants did not complete the experiment. Also included is the medi</w:t>
                      </w:r>
                      <w:r w:rsidR="00E150B5">
                        <w:rPr>
                          <w:rFonts w:ascii="Sylfaen" w:hAnsi="Sylfaen"/>
                          <w:i/>
                          <w:iCs/>
                          <w:color w:val="410C01"/>
                          <w:sz w:val="20"/>
                          <w:szCs w:val="20"/>
                        </w:rPr>
                        <w:t>an</w:t>
                      </w:r>
                      <w:r w:rsidRPr="002D64E0">
                        <w:rPr>
                          <w:rFonts w:ascii="Sylfaen" w:hAnsi="Sylfaen"/>
                          <w:i/>
                          <w:iCs/>
                          <w:color w:val="410C01"/>
                          <w:sz w:val="20"/>
                          <w:szCs w:val="20"/>
                        </w:rPr>
                        <w:t xml:space="preserve"> time it took participants to complete the experiment </w:t>
                      </w:r>
                      <w:r w:rsidR="00E150B5">
                        <w:rPr>
                          <w:rFonts w:ascii="Sylfaen" w:hAnsi="Sylfaen"/>
                          <w:i/>
                          <w:iCs/>
                          <w:color w:val="410C01"/>
                          <w:sz w:val="20"/>
                          <w:szCs w:val="20"/>
                        </w:rPr>
                        <w:t xml:space="preserve">within </w:t>
                      </w:r>
                      <w:r w:rsidRPr="002D64E0">
                        <w:rPr>
                          <w:rFonts w:ascii="Sylfaen" w:hAnsi="Sylfaen"/>
                          <w:i/>
                          <w:iCs/>
                          <w:color w:val="410C01"/>
                          <w:sz w:val="20"/>
                          <w:szCs w:val="20"/>
                        </w:rPr>
                        <w:t xml:space="preserve">each recruitment </w:t>
                      </w:r>
                      <w:r w:rsidR="00E150B5">
                        <w:rPr>
                          <w:rFonts w:ascii="Sylfaen" w:hAnsi="Sylfaen"/>
                          <w:i/>
                          <w:iCs/>
                          <w:color w:val="410C01"/>
                          <w:sz w:val="20"/>
                          <w:szCs w:val="20"/>
                        </w:rPr>
                        <w:t xml:space="preserve">period </w:t>
                      </w:r>
                      <w:r w:rsidRPr="002D64E0">
                        <w:rPr>
                          <w:rFonts w:ascii="Sylfaen" w:hAnsi="Sylfaen"/>
                          <w:i/>
                          <w:iCs/>
                          <w:color w:val="410C01"/>
                          <w:sz w:val="20"/>
                          <w:szCs w:val="20"/>
                        </w:rPr>
                        <w:t xml:space="preserve">and notes about the purpose and problems encountered during </w:t>
                      </w:r>
                      <w:r w:rsidR="00E150B5">
                        <w:rPr>
                          <w:rFonts w:ascii="Sylfaen" w:hAnsi="Sylfaen"/>
                          <w:i/>
                          <w:iCs/>
                          <w:color w:val="410C01"/>
                          <w:sz w:val="20"/>
                          <w:szCs w:val="20"/>
                        </w:rPr>
                        <w:t>each</w:t>
                      </w:r>
                      <w:r w:rsidRPr="002D64E0">
                        <w:rPr>
                          <w:rFonts w:ascii="Sylfaen" w:hAnsi="Sylfaen"/>
                          <w:i/>
                          <w:iCs/>
                          <w:color w:val="410C01"/>
                          <w:sz w:val="20"/>
                          <w:szCs w:val="20"/>
                        </w:rPr>
                        <w:t xml:space="preserve"> period.</w:t>
                      </w:r>
                    </w:p>
                  </w:txbxContent>
                </v:textbox>
                <w10:wrap type="topAndBottom" anchorx="margin"/>
              </v:shape>
            </w:pict>
          </mc:Fallback>
        </mc:AlternateContent>
      </w:r>
      <w:r w:rsidRPr="009D300A">
        <w:rPr>
          <w:rFonts w:ascii="Sylfaen" w:hAnsi="Sylfaen"/>
          <w:color w:val="410C01"/>
          <w:sz w:val="20"/>
          <w:szCs w:val="20"/>
        </w:rPr>
        <w:t>Table 1:</w:t>
      </w:r>
      <w:r>
        <w:rPr>
          <w:rFonts w:ascii="Sylfaen" w:hAnsi="Sylfaen"/>
          <w:color w:val="410C01"/>
          <w:sz w:val="20"/>
          <w:szCs w:val="20"/>
        </w:rPr>
        <w:t xml:space="preserve"> </w:t>
      </w:r>
      <w:r w:rsidRPr="009D300A">
        <w:rPr>
          <w:rFonts w:ascii="Sylfaen" w:hAnsi="Sylfaen"/>
          <w:color w:val="410C01"/>
          <w:sz w:val="20"/>
          <w:szCs w:val="20"/>
        </w:rPr>
        <w:t>Participant recruitment</w:t>
      </w:r>
    </w:p>
    <w:tbl>
      <w:tblPr>
        <w:tblStyle w:val="TableGrid"/>
        <w:tblpPr w:leftFromText="180" w:rightFromText="180" w:vertAnchor="text" w:horzAnchor="margin" w:tblpXSpec="center" w:tblpY="161"/>
        <w:tblW w:w="0" w:type="auto"/>
        <w:tblLook w:val="04A0" w:firstRow="1" w:lastRow="0" w:firstColumn="1" w:lastColumn="0" w:noHBand="0" w:noVBand="1"/>
      </w:tblPr>
      <w:tblGrid>
        <w:gridCol w:w="1271"/>
        <w:gridCol w:w="786"/>
        <w:gridCol w:w="1268"/>
        <w:gridCol w:w="1268"/>
        <w:gridCol w:w="1268"/>
        <w:gridCol w:w="974"/>
        <w:gridCol w:w="2515"/>
      </w:tblGrid>
      <w:tr w:rsidR="002D64E0" w14:paraId="4512C767" w14:textId="77777777" w:rsidTr="00E45D53">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ECE0CC"/>
          </w:tcPr>
          <w:p w14:paraId="06C1782D" w14:textId="77777777" w:rsidR="002D64E0" w:rsidRDefault="002D64E0" w:rsidP="00E45D53">
            <w:pPr>
              <w:jc w:val="center"/>
              <w:rPr>
                <w:i w:val="0"/>
                <w:sz w:val="20"/>
                <w:szCs w:val="20"/>
              </w:rPr>
            </w:pPr>
            <w:r>
              <w:rPr>
                <w:sz w:val="20"/>
                <w:szCs w:val="20"/>
              </w:rPr>
              <w:t xml:space="preserve">Recruitment </w:t>
            </w:r>
          </w:p>
          <w:p w14:paraId="472C01E2" w14:textId="77777777" w:rsidR="002D64E0" w:rsidRDefault="002D64E0" w:rsidP="00E45D53">
            <w:pPr>
              <w:tabs>
                <w:tab w:val="center" w:pos="527"/>
              </w:tabs>
              <w:rPr>
                <w:sz w:val="20"/>
                <w:szCs w:val="20"/>
              </w:rPr>
            </w:pPr>
            <w:r>
              <w:rPr>
                <w:sz w:val="20"/>
                <w:szCs w:val="20"/>
              </w:rPr>
              <w:tab/>
              <w:t>(date)</w:t>
            </w:r>
          </w:p>
        </w:tc>
        <w:tc>
          <w:tcPr>
            <w:tcW w:w="786" w:type="dxa"/>
            <w:shd w:val="clear" w:color="auto" w:fill="ECE0CC"/>
          </w:tcPr>
          <w:p w14:paraId="7E510307" w14:textId="77777777" w:rsidR="002D64E0" w:rsidRDefault="002D64E0" w:rsidP="00E45D53">
            <w:pPr>
              <w:jc w:val="center"/>
              <w:rPr>
                <w:i w:val="0"/>
                <w:sz w:val="20"/>
                <w:szCs w:val="20"/>
              </w:rPr>
            </w:pPr>
            <w:r>
              <w:rPr>
                <w:sz w:val="20"/>
                <w:szCs w:val="20"/>
              </w:rPr>
              <w:t>Start</w:t>
            </w:r>
          </w:p>
          <w:p w14:paraId="04EE3223" w14:textId="77777777" w:rsidR="002D64E0" w:rsidRDefault="002D64E0" w:rsidP="00E45D53">
            <w:pPr>
              <w:jc w:val="center"/>
              <w:rPr>
                <w:sz w:val="20"/>
                <w:szCs w:val="20"/>
              </w:rPr>
            </w:pPr>
            <w:r>
              <w:rPr>
                <w:sz w:val="20"/>
                <w:szCs w:val="20"/>
              </w:rPr>
              <w:t>Time</w:t>
            </w:r>
          </w:p>
        </w:tc>
        <w:tc>
          <w:tcPr>
            <w:tcW w:w="1268" w:type="dxa"/>
            <w:shd w:val="clear" w:color="auto" w:fill="ECE0CC"/>
          </w:tcPr>
          <w:p w14:paraId="41060F4E" w14:textId="77777777" w:rsidR="002D64E0" w:rsidRDefault="002D64E0" w:rsidP="00E45D53">
            <w:pPr>
              <w:jc w:val="center"/>
              <w:rPr>
                <w:i w:val="0"/>
                <w:sz w:val="20"/>
                <w:szCs w:val="20"/>
              </w:rPr>
            </w:pPr>
            <w:r>
              <w:rPr>
                <w:sz w:val="20"/>
                <w:szCs w:val="20"/>
              </w:rPr>
              <w:t>Experiments</w:t>
            </w:r>
          </w:p>
          <w:p w14:paraId="2085EBB8" w14:textId="77777777" w:rsidR="002D64E0" w:rsidRDefault="002D64E0" w:rsidP="00E45D53">
            <w:pPr>
              <w:jc w:val="center"/>
              <w:rPr>
                <w:sz w:val="20"/>
                <w:szCs w:val="20"/>
              </w:rPr>
            </w:pPr>
            <w:r>
              <w:rPr>
                <w:sz w:val="20"/>
                <w:szCs w:val="20"/>
              </w:rPr>
              <w:t>Completed</w:t>
            </w:r>
          </w:p>
        </w:tc>
        <w:tc>
          <w:tcPr>
            <w:tcW w:w="1268" w:type="dxa"/>
            <w:shd w:val="clear" w:color="auto" w:fill="ECE0CC"/>
          </w:tcPr>
          <w:p w14:paraId="4CB0B727" w14:textId="77777777" w:rsidR="002D64E0" w:rsidRDefault="002D64E0" w:rsidP="00E45D53">
            <w:pPr>
              <w:jc w:val="center"/>
              <w:rPr>
                <w:i w:val="0"/>
                <w:sz w:val="20"/>
                <w:szCs w:val="20"/>
              </w:rPr>
            </w:pPr>
            <w:r>
              <w:rPr>
                <w:sz w:val="20"/>
                <w:szCs w:val="20"/>
              </w:rPr>
              <w:t>Experiments</w:t>
            </w:r>
          </w:p>
          <w:p w14:paraId="326F2DAF" w14:textId="77777777" w:rsidR="002D64E0" w:rsidRDefault="002D64E0" w:rsidP="00E45D53">
            <w:pPr>
              <w:jc w:val="center"/>
              <w:rPr>
                <w:sz w:val="20"/>
                <w:szCs w:val="20"/>
              </w:rPr>
            </w:pPr>
            <w:r>
              <w:rPr>
                <w:sz w:val="20"/>
                <w:szCs w:val="20"/>
              </w:rPr>
              <w:t>Returned</w:t>
            </w:r>
          </w:p>
        </w:tc>
        <w:tc>
          <w:tcPr>
            <w:tcW w:w="1268" w:type="dxa"/>
            <w:shd w:val="clear" w:color="auto" w:fill="ECE0CC"/>
          </w:tcPr>
          <w:p w14:paraId="6E38563B" w14:textId="77777777" w:rsidR="002D64E0" w:rsidRDefault="002D64E0" w:rsidP="00E45D53">
            <w:pPr>
              <w:jc w:val="center"/>
              <w:rPr>
                <w:i w:val="0"/>
                <w:sz w:val="20"/>
                <w:szCs w:val="20"/>
              </w:rPr>
            </w:pPr>
            <w:r>
              <w:rPr>
                <w:sz w:val="20"/>
                <w:szCs w:val="20"/>
              </w:rPr>
              <w:t>Experiments</w:t>
            </w:r>
          </w:p>
          <w:p w14:paraId="02511677" w14:textId="77777777" w:rsidR="002D64E0" w:rsidRDefault="002D64E0" w:rsidP="00E45D53">
            <w:pPr>
              <w:jc w:val="center"/>
              <w:rPr>
                <w:sz w:val="20"/>
                <w:szCs w:val="20"/>
              </w:rPr>
            </w:pPr>
            <w:r>
              <w:rPr>
                <w:sz w:val="20"/>
                <w:szCs w:val="20"/>
              </w:rPr>
              <w:t>Timed Out</w:t>
            </w:r>
          </w:p>
        </w:tc>
        <w:tc>
          <w:tcPr>
            <w:tcW w:w="974" w:type="dxa"/>
            <w:shd w:val="clear" w:color="auto" w:fill="ECE0CC"/>
          </w:tcPr>
          <w:p w14:paraId="7BD77E9C" w14:textId="77777777" w:rsidR="002D64E0" w:rsidRDefault="002D64E0" w:rsidP="00E45D53">
            <w:pPr>
              <w:jc w:val="center"/>
              <w:rPr>
                <w:i w:val="0"/>
                <w:sz w:val="20"/>
                <w:szCs w:val="20"/>
              </w:rPr>
            </w:pPr>
            <w:r>
              <w:rPr>
                <w:sz w:val="20"/>
                <w:szCs w:val="20"/>
              </w:rPr>
              <w:t>Median</w:t>
            </w:r>
          </w:p>
          <w:p w14:paraId="15212D66" w14:textId="77777777" w:rsidR="002D64E0" w:rsidRDefault="002D64E0" w:rsidP="00E45D53">
            <w:pPr>
              <w:jc w:val="center"/>
              <w:rPr>
                <w:sz w:val="20"/>
                <w:szCs w:val="20"/>
              </w:rPr>
            </w:pPr>
            <w:r>
              <w:rPr>
                <w:sz w:val="20"/>
                <w:szCs w:val="20"/>
              </w:rPr>
              <w:t>Time</w:t>
            </w:r>
          </w:p>
        </w:tc>
        <w:tc>
          <w:tcPr>
            <w:tcW w:w="2515" w:type="dxa"/>
            <w:shd w:val="clear" w:color="auto" w:fill="ECE0CC"/>
          </w:tcPr>
          <w:p w14:paraId="34D75CE0" w14:textId="77777777" w:rsidR="002D64E0" w:rsidRDefault="002D64E0" w:rsidP="00E45D53">
            <w:pPr>
              <w:jc w:val="center"/>
              <w:rPr>
                <w:sz w:val="20"/>
                <w:szCs w:val="20"/>
              </w:rPr>
            </w:pPr>
            <w:r>
              <w:rPr>
                <w:sz w:val="20"/>
                <w:szCs w:val="20"/>
              </w:rPr>
              <w:t>Notes</w:t>
            </w:r>
          </w:p>
        </w:tc>
      </w:tr>
      <w:tr w:rsidR="002D64E0" w14:paraId="3BD4A490" w14:textId="77777777" w:rsidTr="00E45D53">
        <w:tc>
          <w:tcPr>
            <w:tcW w:w="1271" w:type="dxa"/>
            <w:shd w:val="clear" w:color="auto" w:fill="FFF6E7"/>
          </w:tcPr>
          <w:p w14:paraId="7C78A5F0" w14:textId="77777777" w:rsidR="002D64E0" w:rsidRDefault="002D64E0" w:rsidP="00E45D53">
            <w:pPr>
              <w:jc w:val="center"/>
              <w:rPr>
                <w:rFonts w:ascii="Sylfaen" w:hAnsi="Sylfaen"/>
                <w:color w:val="410C01"/>
                <w:sz w:val="20"/>
                <w:szCs w:val="20"/>
              </w:rPr>
            </w:pPr>
            <w:r>
              <w:rPr>
                <w:rFonts w:ascii="Sylfaen" w:hAnsi="Sylfaen"/>
                <w:color w:val="410C01"/>
                <w:sz w:val="20"/>
                <w:szCs w:val="20"/>
              </w:rPr>
              <w:t>02.19</w:t>
            </w:r>
          </w:p>
        </w:tc>
        <w:tc>
          <w:tcPr>
            <w:tcW w:w="786" w:type="dxa"/>
            <w:shd w:val="clear" w:color="auto" w:fill="FFF6E7"/>
          </w:tcPr>
          <w:p w14:paraId="3B82DB21" w14:textId="77777777" w:rsidR="002D64E0" w:rsidRDefault="002D64E0" w:rsidP="00E45D53">
            <w:pPr>
              <w:jc w:val="center"/>
              <w:rPr>
                <w:rFonts w:ascii="Sylfaen" w:hAnsi="Sylfaen"/>
                <w:color w:val="410C01"/>
                <w:sz w:val="20"/>
                <w:szCs w:val="20"/>
              </w:rPr>
            </w:pPr>
            <w:r>
              <w:rPr>
                <w:rFonts w:ascii="Sylfaen" w:hAnsi="Sylfaen"/>
                <w:color w:val="410C01"/>
                <w:sz w:val="20"/>
                <w:szCs w:val="20"/>
              </w:rPr>
              <w:t>15:45</w:t>
            </w:r>
          </w:p>
        </w:tc>
        <w:tc>
          <w:tcPr>
            <w:tcW w:w="1268" w:type="dxa"/>
            <w:shd w:val="clear" w:color="auto" w:fill="FFF6E7"/>
          </w:tcPr>
          <w:p w14:paraId="261D4D0B" w14:textId="77777777" w:rsidR="002D64E0" w:rsidRDefault="002D64E0" w:rsidP="00E45D53">
            <w:pPr>
              <w:jc w:val="center"/>
              <w:rPr>
                <w:rFonts w:ascii="Sylfaen" w:hAnsi="Sylfaen"/>
                <w:color w:val="410C01"/>
                <w:sz w:val="20"/>
                <w:szCs w:val="20"/>
              </w:rPr>
            </w:pPr>
            <w:r>
              <w:rPr>
                <w:rFonts w:ascii="Sylfaen" w:hAnsi="Sylfaen"/>
                <w:color w:val="410C01"/>
                <w:sz w:val="20"/>
                <w:szCs w:val="20"/>
              </w:rPr>
              <w:t>10</w:t>
            </w:r>
          </w:p>
        </w:tc>
        <w:tc>
          <w:tcPr>
            <w:tcW w:w="1268" w:type="dxa"/>
            <w:shd w:val="clear" w:color="auto" w:fill="FFF6E7"/>
          </w:tcPr>
          <w:p w14:paraId="4D21607C" w14:textId="20250174" w:rsidR="002D64E0" w:rsidRDefault="002D64E0" w:rsidP="00E45D53">
            <w:pPr>
              <w:jc w:val="center"/>
              <w:rPr>
                <w:rFonts w:ascii="Sylfaen" w:hAnsi="Sylfaen"/>
                <w:color w:val="410C01"/>
                <w:sz w:val="20"/>
                <w:szCs w:val="20"/>
              </w:rPr>
            </w:pPr>
            <w:r>
              <w:rPr>
                <w:rFonts w:ascii="Sylfaen" w:hAnsi="Sylfaen"/>
                <w:color w:val="410C01"/>
                <w:sz w:val="20"/>
                <w:szCs w:val="20"/>
              </w:rPr>
              <w:t>15</w:t>
            </w:r>
          </w:p>
        </w:tc>
        <w:tc>
          <w:tcPr>
            <w:tcW w:w="1268" w:type="dxa"/>
            <w:shd w:val="clear" w:color="auto" w:fill="FFF6E7"/>
          </w:tcPr>
          <w:p w14:paraId="147F4573" w14:textId="77777777" w:rsidR="002D64E0" w:rsidRDefault="002D64E0" w:rsidP="00E45D53">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7197FC6E" w14:textId="77777777" w:rsidR="002D64E0" w:rsidRDefault="002D64E0" w:rsidP="00E45D53">
            <w:pPr>
              <w:jc w:val="center"/>
              <w:rPr>
                <w:rFonts w:ascii="Sylfaen" w:hAnsi="Sylfaen"/>
                <w:color w:val="410C01"/>
                <w:sz w:val="20"/>
                <w:szCs w:val="20"/>
              </w:rPr>
            </w:pPr>
            <w:r>
              <w:rPr>
                <w:rFonts w:ascii="Sylfaen" w:hAnsi="Sylfaen"/>
                <w:color w:val="410C01"/>
                <w:sz w:val="20"/>
                <w:szCs w:val="20"/>
              </w:rPr>
              <w:t>16:18</w:t>
            </w:r>
          </w:p>
        </w:tc>
        <w:tc>
          <w:tcPr>
            <w:tcW w:w="2515" w:type="dxa"/>
            <w:shd w:val="clear" w:color="auto" w:fill="FFF6E7"/>
          </w:tcPr>
          <w:p w14:paraId="6EBBF5E1" w14:textId="59FACE02" w:rsidR="002D64E0" w:rsidRDefault="003C70AD" w:rsidP="00E45D53">
            <w:pPr>
              <w:jc w:val="center"/>
              <w:rPr>
                <w:rFonts w:ascii="Sylfaen" w:hAnsi="Sylfaen"/>
                <w:color w:val="410C01"/>
                <w:sz w:val="20"/>
                <w:szCs w:val="20"/>
              </w:rPr>
            </w:pPr>
            <w:r>
              <w:rPr>
                <w:rFonts w:ascii="Sylfaen" w:hAnsi="Sylfaen"/>
                <w:color w:val="410C01"/>
                <w:sz w:val="20"/>
                <w:szCs w:val="20"/>
              </w:rPr>
              <w:t>Sample</w:t>
            </w:r>
            <w:r w:rsidR="002D64E0">
              <w:rPr>
                <w:rFonts w:ascii="Sylfaen" w:hAnsi="Sylfaen"/>
                <w:color w:val="410C01"/>
                <w:sz w:val="20"/>
                <w:szCs w:val="20"/>
              </w:rPr>
              <w:t xml:space="preserve"> 1: Test experiment Data collection error: response not recorded in CSV file</w:t>
            </w:r>
          </w:p>
        </w:tc>
      </w:tr>
      <w:tr w:rsidR="002D64E0" w14:paraId="6E08AFB8" w14:textId="77777777" w:rsidTr="00E45D53">
        <w:tc>
          <w:tcPr>
            <w:tcW w:w="1271" w:type="dxa"/>
            <w:shd w:val="clear" w:color="auto" w:fill="FFF6E7"/>
          </w:tcPr>
          <w:p w14:paraId="67B9EA79" w14:textId="77777777" w:rsidR="002D64E0" w:rsidRDefault="002D64E0" w:rsidP="00E45D53">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62650CB4" w14:textId="77777777" w:rsidR="002D64E0" w:rsidRDefault="002D64E0" w:rsidP="00E45D53">
            <w:pPr>
              <w:jc w:val="center"/>
              <w:rPr>
                <w:rFonts w:ascii="Sylfaen" w:hAnsi="Sylfaen"/>
                <w:color w:val="410C01"/>
                <w:sz w:val="20"/>
                <w:szCs w:val="20"/>
              </w:rPr>
            </w:pPr>
            <w:r>
              <w:rPr>
                <w:rFonts w:ascii="Sylfaen" w:hAnsi="Sylfaen"/>
                <w:color w:val="410C01"/>
                <w:sz w:val="20"/>
                <w:szCs w:val="20"/>
              </w:rPr>
              <w:t>14:45</w:t>
            </w:r>
          </w:p>
        </w:tc>
        <w:tc>
          <w:tcPr>
            <w:tcW w:w="1268" w:type="dxa"/>
            <w:shd w:val="clear" w:color="auto" w:fill="FFF6E7"/>
          </w:tcPr>
          <w:p w14:paraId="59A5530B" w14:textId="77777777" w:rsidR="002D64E0" w:rsidRDefault="002D64E0" w:rsidP="00E45D53">
            <w:pPr>
              <w:jc w:val="center"/>
              <w:rPr>
                <w:rFonts w:ascii="Sylfaen" w:hAnsi="Sylfaen"/>
                <w:color w:val="410C01"/>
                <w:sz w:val="20"/>
                <w:szCs w:val="20"/>
              </w:rPr>
            </w:pPr>
            <w:r>
              <w:rPr>
                <w:rFonts w:ascii="Sylfaen" w:hAnsi="Sylfaen"/>
                <w:color w:val="410C01"/>
                <w:sz w:val="20"/>
                <w:szCs w:val="20"/>
              </w:rPr>
              <w:t>1</w:t>
            </w:r>
          </w:p>
        </w:tc>
        <w:tc>
          <w:tcPr>
            <w:tcW w:w="1268" w:type="dxa"/>
            <w:shd w:val="clear" w:color="auto" w:fill="FFF6E7"/>
          </w:tcPr>
          <w:p w14:paraId="366FBE4A" w14:textId="77777777" w:rsidR="002D64E0" w:rsidRDefault="002D64E0" w:rsidP="00E45D53">
            <w:pPr>
              <w:jc w:val="center"/>
              <w:rPr>
                <w:rFonts w:ascii="Sylfaen" w:hAnsi="Sylfaen"/>
                <w:color w:val="410C01"/>
                <w:sz w:val="20"/>
                <w:szCs w:val="20"/>
              </w:rPr>
            </w:pPr>
            <w:r>
              <w:rPr>
                <w:rFonts w:ascii="Sylfaen" w:hAnsi="Sylfaen"/>
                <w:color w:val="410C01"/>
                <w:sz w:val="20"/>
                <w:szCs w:val="20"/>
              </w:rPr>
              <w:t>0</w:t>
            </w:r>
          </w:p>
        </w:tc>
        <w:tc>
          <w:tcPr>
            <w:tcW w:w="1268" w:type="dxa"/>
            <w:shd w:val="clear" w:color="auto" w:fill="FFF6E7"/>
          </w:tcPr>
          <w:p w14:paraId="77E3E8EF" w14:textId="77777777" w:rsidR="002D64E0" w:rsidRDefault="002D64E0" w:rsidP="00E45D53">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7D6C00AC" w14:textId="77777777" w:rsidR="002D64E0" w:rsidRDefault="002D64E0" w:rsidP="00E45D53">
            <w:pPr>
              <w:jc w:val="center"/>
              <w:rPr>
                <w:rFonts w:ascii="Sylfaen" w:hAnsi="Sylfaen"/>
                <w:color w:val="410C01"/>
                <w:sz w:val="20"/>
                <w:szCs w:val="20"/>
              </w:rPr>
            </w:pPr>
            <w:r>
              <w:rPr>
                <w:rFonts w:ascii="Sylfaen" w:hAnsi="Sylfaen"/>
                <w:color w:val="410C01"/>
                <w:sz w:val="20"/>
                <w:szCs w:val="20"/>
              </w:rPr>
              <w:t>15:00</w:t>
            </w:r>
          </w:p>
        </w:tc>
        <w:tc>
          <w:tcPr>
            <w:tcW w:w="2515" w:type="dxa"/>
            <w:shd w:val="clear" w:color="auto" w:fill="FFF6E7"/>
          </w:tcPr>
          <w:p w14:paraId="3362BD66" w14:textId="5455EF7A" w:rsidR="002D64E0" w:rsidRDefault="003C70AD" w:rsidP="00E45D53">
            <w:pPr>
              <w:jc w:val="center"/>
              <w:rPr>
                <w:rFonts w:ascii="Sylfaen" w:hAnsi="Sylfaen"/>
                <w:color w:val="410C01"/>
                <w:sz w:val="20"/>
                <w:szCs w:val="20"/>
              </w:rPr>
            </w:pPr>
            <w:r>
              <w:rPr>
                <w:rFonts w:ascii="Sylfaen" w:hAnsi="Sylfaen"/>
                <w:color w:val="410C01"/>
                <w:sz w:val="20"/>
                <w:szCs w:val="20"/>
              </w:rPr>
              <w:t>Sample</w:t>
            </w:r>
            <w:r w:rsidR="002D64E0">
              <w:rPr>
                <w:rFonts w:ascii="Sylfaen" w:hAnsi="Sylfaen"/>
                <w:color w:val="410C01"/>
                <w:sz w:val="20"/>
                <w:szCs w:val="20"/>
              </w:rPr>
              <w:t xml:space="preserve"> 2a: Correct recording error</w:t>
            </w:r>
          </w:p>
        </w:tc>
      </w:tr>
      <w:tr w:rsidR="002D64E0" w14:paraId="58F133C5" w14:textId="77777777" w:rsidTr="00E45D53">
        <w:trPr>
          <w:trHeight w:val="554"/>
        </w:trPr>
        <w:tc>
          <w:tcPr>
            <w:tcW w:w="1271" w:type="dxa"/>
            <w:shd w:val="clear" w:color="auto" w:fill="FFF6E7"/>
          </w:tcPr>
          <w:p w14:paraId="5E4A127D" w14:textId="77777777" w:rsidR="002D64E0" w:rsidRDefault="002D64E0" w:rsidP="00E45D53">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5AB42DEF" w14:textId="77777777" w:rsidR="002D64E0" w:rsidRDefault="002D64E0" w:rsidP="00E45D53">
            <w:pPr>
              <w:jc w:val="center"/>
              <w:rPr>
                <w:rFonts w:ascii="Sylfaen" w:hAnsi="Sylfaen"/>
                <w:color w:val="410C01"/>
                <w:sz w:val="20"/>
                <w:szCs w:val="20"/>
              </w:rPr>
            </w:pPr>
            <w:r>
              <w:rPr>
                <w:rFonts w:ascii="Sylfaen" w:hAnsi="Sylfaen"/>
                <w:color w:val="410C01"/>
                <w:sz w:val="20"/>
                <w:szCs w:val="20"/>
              </w:rPr>
              <w:t>16:48</w:t>
            </w:r>
          </w:p>
        </w:tc>
        <w:tc>
          <w:tcPr>
            <w:tcW w:w="1268" w:type="dxa"/>
            <w:shd w:val="clear" w:color="auto" w:fill="FFF6E7"/>
          </w:tcPr>
          <w:p w14:paraId="4D531293" w14:textId="77777777" w:rsidR="002D64E0" w:rsidRDefault="002D64E0" w:rsidP="00E45D53">
            <w:pPr>
              <w:jc w:val="center"/>
              <w:rPr>
                <w:rFonts w:ascii="Sylfaen" w:hAnsi="Sylfaen"/>
                <w:color w:val="410C01"/>
                <w:sz w:val="20"/>
                <w:szCs w:val="20"/>
              </w:rPr>
            </w:pPr>
            <w:r>
              <w:rPr>
                <w:rFonts w:ascii="Sylfaen" w:hAnsi="Sylfaen"/>
                <w:color w:val="410C01"/>
                <w:sz w:val="20"/>
                <w:szCs w:val="20"/>
              </w:rPr>
              <w:t>1</w:t>
            </w:r>
          </w:p>
        </w:tc>
        <w:tc>
          <w:tcPr>
            <w:tcW w:w="1268" w:type="dxa"/>
            <w:shd w:val="clear" w:color="auto" w:fill="FFF6E7"/>
          </w:tcPr>
          <w:p w14:paraId="06FC68B3" w14:textId="77777777" w:rsidR="002D64E0" w:rsidRDefault="002D64E0" w:rsidP="00E45D53">
            <w:pPr>
              <w:jc w:val="center"/>
              <w:rPr>
                <w:rFonts w:ascii="Sylfaen" w:hAnsi="Sylfaen"/>
                <w:color w:val="410C01"/>
                <w:sz w:val="20"/>
                <w:szCs w:val="20"/>
              </w:rPr>
            </w:pPr>
            <w:r>
              <w:rPr>
                <w:rFonts w:ascii="Sylfaen" w:hAnsi="Sylfaen"/>
                <w:color w:val="410C01"/>
                <w:sz w:val="20"/>
                <w:szCs w:val="20"/>
              </w:rPr>
              <w:t>2</w:t>
            </w:r>
          </w:p>
        </w:tc>
        <w:tc>
          <w:tcPr>
            <w:tcW w:w="1268" w:type="dxa"/>
            <w:shd w:val="clear" w:color="auto" w:fill="FFF6E7"/>
          </w:tcPr>
          <w:p w14:paraId="1C493F98" w14:textId="77777777" w:rsidR="002D64E0" w:rsidRDefault="002D64E0" w:rsidP="00E45D53">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41197645" w14:textId="77777777" w:rsidR="002D64E0" w:rsidRDefault="002D64E0" w:rsidP="00E45D53">
            <w:pPr>
              <w:jc w:val="center"/>
              <w:rPr>
                <w:rFonts w:ascii="Sylfaen" w:hAnsi="Sylfaen"/>
                <w:color w:val="410C01"/>
                <w:sz w:val="20"/>
                <w:szCs w:val="20"/>
              </w:rPr>
            </w:pPr>
            <w:r>
              <w:rPr>
                <w:rFonts w:ascii="Sylfaen" w:hAnsi="Sylfaen"/>
                <w:color w:val="410C01"/>
                <w:sz w:val="20"/>
                <w:szCs w:val="20"/>
              </w:rPr>
              <w:t>15:00</w:t>
            </w:r>
          </w:p>
        </w:tc>
        <w:tc>
          <w:tcPr>
            <w:tcW w:w="2515" w:type="dxa"/>
            <w:shd w:val="clear" w:color="auto" w:fill="FFF6E7"/>
          </w:tcPr>
          <w:p w14:paraId="08DB1CEC" w14:textId="70B28997" w:rsidR="002D64E0" w:rsidRDefault="003C70AD" w:rsidP="00E45D53">
            <w:pPr>
              <w:jc w:val="center"/>
              <w:rPr>
                <w:rFonts w:ascii="Sylfaen" w:hAnsi="Sylfaen"/>
                <w:color w:val="410C01"/>
                <w:sz w:val="20"/>
                <w:szCs w:val="20"/>
              </w:rPr>
            </w:pPr>
            <w:r>
              <w:rPr>
                <w:rFonts w:ascii="Sylfaen" w:hAnsi="Sylfaen"/>
                <w:color w:val="410C01"/>
                <w:sz w:val="20"/>
                <w:szCs w:val="20"/>
              </w:rPr>
              <w:t>Sample</w:t>
            </w:r>
            <w:r w:rsidR="002D64E0">
              <w:rPr>
                <w:rFonts w:ascii="Sylfaen" w:hAnsi="Sylfaen"/>
                <w:color w:val="410C01"/>
                <w:sz w:val="20"/>
                <w:szCs w:val="20"/>
              </w:rPr>
              <w:t xml:space="preserve"> 2b: Gender recruitment balance</w:t>
            </w:r>
          </w:p>
        </w:tc>
      </w:tr>
      <w:tr w:rsidR="002D64E0" w14:paraId="41E4A424" w14:textId="77777777" w:rsidTr="00E45D53">
        <w:trPr>
          <w:trHeight w:val="1157"/>
        </w:trPr>
        <w:tc>
          <w:tcPr>
            <w:tcW w:w="1271" w:type="dxa"/>
            <w:shd w:val="clear" w:color="auto" w:fill="FFF6E7"/>
          </w:tcPr>
          <w:p w14:paraId="385BE296" w14:textId="77777777" w:rsidR="002D64E0" w:rsidRDefault="002D64E0" w:rsidP="00E45D53">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38105C0D" w14:textId="77777777" w:rsidR="002D64E0" w:rsidRDefault="002D64E0" w:rsidP="00E45D53">
            <w:pPr>
              <w:jc w:val="center"/>
              <w:rPr>
                <w:rFonts w:ascii="Sylfaen" w:hAnsi="Sylfaen"/>
                <w:color w:val="410C01"/>
                <w:sz w:val="20"/>
                <w:szCs w:val="20"/>
              </w:rPr>
            </w:pPr>
            <w:r>
              <w:rPr>
                <w:rFonts w:ascii="Sylfaen" w:hAnsi="Sylfaen"/>
                <w:color w:val="410C01"/>
                <w:sz w:val="20"/>
                <w:szCs w:val="20"/>
              </w:rPr>
              <w:t>20:23</w:t>
            </w:r>
          </w:p>
        </w:tc>
        <w:tc>
          <w:tcPr>
            <w:tcW w:w="1268" w:type="dxa"/>
            <w:shd w:val="clear" w:color="auto" w:fill="FFF6E7"/>
          </w:tcPr>
          <w:p w14:paraId="66A8241B" w14:textId="77777777" w:rsidR="002D64E0" w:rsidRDefault="002D64E0" w:rsidP="00E45D53">
            <w:pPr>
              <w:jc w:val="center"/>
              <w:rPr>
                <w:rFonts w:ascii="Sylfaen" w:hAnsi="Sylfaen"/>
                <w:color w:val="410C01"/>
                <w:sz w:val="20"/>
                <w:szCs w:val="20"/>
              </w:rPr>
            </w:pPr>
            <w:r>
              <w:rPr>
                <w:rFonts w:ascii="Sylfaen" w:hAnsi="Sylfaen"/>
                <w:color w:val="410C01"/>
                <w:sz w:val="20"/>
                <w:szCs w:val="20"/>
              </w:rPr>
              <w:t>53</w:t>
            </w:r>
          </w:p>
        </w:tc>
        <w:tc>
          <w:tcPr>
            <w:tcW w:w="1268" w:type="dxa"/>
            <w:shd w:val="clear" w:color="auto" w:fill="FFF6E7"/>
          </w:tcPr>
          <w:p w14:paraId="5B7E014A" w14:textId="79E9FF4F" w:rsidR="002D64E0" w:rsidRDefault="002D64E0" w:rsidP="00E45D53">
            <w:pPr>
              <w:jc w:val="center"/>
              <w:rPr>
                <w:rFonts w:ascii="Sylfaen" w:hAnsi="Sylfaen"/>
                <w:color w:val="410C01"/>
                <w:sz w:val="20"/>
                <w:szCs w:val="20"/>
              </w:rPr>
            </w:pPr>
            <w:r>
              <w:rPr>
                <w:rFonts w:ascii="Sylfaen" w:hAnsi="Sylfaen"/>
                <w:color w:val="410C01"/>
                <w:sz w:val="20"/>
                <w:szCs w:val="20"/>
              </w:rPr>
              <w:t>48</w:t>
            </w:r>
          </w:p>
        </w:tc>
        <w:tc>
          <w:tcPr>
            <w:tcW w:w="1268" w:type="dxa"/>
            <w:shd w:val="clear" w:color="auto" w:fill="FFF6E7"/>
          </w:tcPr>
          <w:p w14:paraId="0C0459CA" w14:textId="77777777" w:rsidR="002D64E0" w:rsidRDefault="002D64E0" w:rsidP="00E45D53">
            <w:pPr>
              <w:jc w:val="center"/>
              <w:rPr>
                <w:rFonts w:ascii="Sylfaen" w:hAnsi="Sylfaen"/>
                <w:color w:val="410C01"/>
                <w:sz w:val="20"/>
                <w:szCs w:val="20"/>
              </w:rPr>
            </w:pPr>
            <w:r>
              <w:rPr>
                <w:rFonts w:ascii="Sylfaen" w:hAnsi="Sylfaen"/>
                <w:color w:val="410C01"/>
                <w:sz w:val="20"/>
                <w:szCs w:val="20"/>
              </w:rPr>
              <w:t>1</w:t>
            </w:r>
          </w:p>
        </w:tc>
        <w:tc>
          <w:tcPr>
            <w:tcW w:w="974" w:type="dxa"/>
            <w:shd w:val="clear" w:color="auto" w:fill="FFF6E7"/>
          </w:tcPr>
          <w:p w14:paraId="1DF54F0F" w14:textId="77777777" w:rsidR="002D64E0" w:rsidRDefault="002D64E0" w:rsidP="00E45D53">
            <w:pPr>
              <w:jc w:val="center"/>
              <w:rPr>
                <w:rFonts w:ascii="Sylfaen" w:hAnsi="Sylfaen"/>
                <w:color w:val="410C01"/>
                <w:sz w:val="20"/>
                <w:szCs w:val="20"/>
              </w:rPr>
            </w:pPr>
            <w:r>
              <w:rPr>
                <w:rFonts w:ascii="Sylfaen" w:hAnsi="Sylfaen"/>
                <w:color w:val="410C01"/>
                <w:sz w:val="20"/>
                <w:szCs w:val="20"/>
              </w:rPr>
              <w:t>16:11</w:t>
            </w:r>
          </w:p>
        </w:tc>
        <w:tc>
          <w:tcPr>
            <w:tcW w:w="2515" w:type="dxa"/>
            <w:shd w:val="clear" w:color="auto" w:fill="FFF6E7"/>
          </w:tcPr>
          <w:p w14:paraId="66E6C086" w14:textId="77777777" w:rsidR="002D64E0" w:rsidRDefault="002D64E0" w:rsidP="00E45D53">
            <w:pPr>
              <w:jc w:val="center"/>
              <w:rPr>
                <w:rFonts w:ascii="Sylfaen" w:hAnsi="Sylfaen"/>
                <w:color w:val="410C01"/>
                <w:sz w:val="20"/>
                <w:szCs w:val="20"/>
              </w:rPr>
            </w:pPr>
            <w:r>
              <w:rPr>
                <w:rFonts w:ascii="Sylfaen" w:hAnsi="Sylfaen"/>
                <w:color w:val="410C01"/>
                <w:sz w:val="20"/>
                <w:szCs w:val="20"/>
              </w:rPr>
              <w:t>Full Experiment:</w:t>
            </w:r>
          </w:p>
          <w:p w14:paraId="3D74B8DC" w14:textId="411F974E" w:rsidR="002D64E0" w:rsidRDefault="002D64E0" w:rsidP="00E45D53">
            <w:pPr>
              <w:jc w:val="center"/>
              <w:rPr>
                <w:rFonts w:ascii="Sylfaen" w:hAnsi="Sylfaen"/>
                <w:color w:val="410C01"/>
                <w:sz w:val="20"/>
                <w:szCs w:val="20"/>
              </w:rPr>
            </w:pPr>
            <w:r>
              <w:rPr>
                <w:rFonts w:ascii="Sylfaen" w:hAnsi="Sylfaen"/>
                <w:color w:val="410C01"/>
                <w:sz w:val="20"/>
                <w:szCs w:val="20"/>
              </w:rPr>
              <w:t xml:space="preserve">crashed on 1 participant before they were able to begin the </w:t>
            </w:r>
            <w:r w:rsidR="003C70AD">
              <w:rPr>
                <w:rFonts w:ascii="Sylfaen" w:hAnsi="Sylfaen"/>
                <w:color w:val="410C01"/>
                <w:sz w:val="20"/>
                <w:szCs w:val="20"/>
              </w:rPr>
              <w:t>experiment:</w:t>
            </w:r>
            <w:r>
              <w:rPr>
                <w:rFonts w:ascii="Sylfaen" w:hAnsi="Sylfaen"/>
                <w:color w:val="410C01"/>
                <w:sz w:val="20"/>
                <w:szCs w:val="20"/>
              </w:rPr>
              <w:t xml:space="preserve"> list assignment error </w:t>
            </w:r>
          </w:p>
        </w:tc>
      </w:tr>
    </w:tbl>
    <w:p w14:paraId="1547CD18" w14:textId="629F086D" w:rsidR="002D64E0" w:rsidRPr="002D64E0" w:rsidRDefault="002D64E0" w:rsidP="002D64E0">
      <w:pPr>
        <w:pStyle w:val="instructionlistitem"/>
        <w:spacing w:before="0" w:beforeAutospacing="0" w:after="0"/>
        <w:jc w:val="center"/>
        <w:rPr>
          <w:rFonts w:ascii="Sylfaen" w:hAnsi="Sylfaen"/>
          <w:color w:val="410C01"/>
          <w:sz w:val="20"/>
          <w:szCs w:val="20"/>
        </w:rPr>
      </w:pPr>
    </w:p>
    <w:p w14:paraId="13F76856" w14:textId="1DD77521" w:rsidR="0003537F" w:rsidRPr="0003537F" w:rsidRDefault="0003537F" w:rsidP="0003537F">
      <w:pPr>
        <w:pStyle w:val="instructionlistitem"/>
        <w:spacing w:before="0" w:beforeAutospacing="0" w:after="0"/>
        <w:rPr>
          <w:rFonts w:ascii="Helvetica" w:hAnsi="Helvetica"/>
          <w:color w:val="410C01"/>
          <w:sz w:val="20"/>
          <w:szCs w:val="20"/>
        </w:rPr>
      </w:pPr>
    </w:p>
    <w:p w14:paraId="2E89C387" w14:textId="559F8F55" w:rsidR="0003537F" w:rsidRPr="0003537F" w:rsidRDefault="0003537F" w:rsidP="0003537F">
      <w:pPr>
        <w:pStyle w:val="NormalWeb"/>
        <w:spacing w:before="0" w:beforeAutospacing="0" w:after="0" w:afterAutospacing="0"/>
        <w:rPr>
          <w:rFonts w:ascii="Helvetica" w:hAnsi="Helvetica"/>
          <w:color w:val="410C01"/>
          <w:sz w:val="20"/>
          <w:szCs w:val="20"/>
        </w:rPr>
      </w:pPr>
    </w:p>
    <w:p w14:paraId="44C70742" w14:textId="5393EB77" w:rsidR="009E10FD" w:rsidRPr="009E10FD" w:rsidRDefault="009E10FD" w:rsidP="009E10FD">
      <w:pPr>
        <w:pStyle w:val="NormalWeb"/>
        <w:spacing w:before="0" w:beforeAutospacing="0"/>
        <w:rPr>
          <w:rFonts w:ascii="Helvetica" w:hAnsi="Helvetica"/>
          <w:color w:val="000000"/>
          <w:sz w:val="20"/>
          <w:szCs w:val="20"/>
        </w:rPr>
      </w:pPr>
    </w:p>
    <w:p w14:paraId="1F23B021" w14:textId="7F4BA78C" w:rsidR="009E10FD" w:rsidRPr="009E10FD" w:rsidRDefault="009E10FD" w:rsidP="009E10FD">
      <w:pPr>
        <w:pStyle w:val="NormalWeb"/>
        <w:spacing w:before="0" w:beforeAutospacing="0" w:after="0" w:afterAutospacing="0"/>
        <w:rPr>
          <w:rFonts w:ascii="Helvetica" w:hAnsi="Helvetica"/>
          <w:color w:val="000000"/>
          <w:sz w:val="20"/>
          <w:szCs w:val="20"/>
        </w:rPr>
      </w:pPr>
    </w:p>
    <w:p w14:paraId="4F3FC448" w14:textId="77777777" w:rsidR="009E10FD" w:rsidRDefault="009E10FD" w:rsidP="009E10FD">
      <w:pPr>
        <w:pStyle w:val="NormalWeb"/>
        <w:spacing w:before="0" w:beforeAutospacing="0" w:after="0" w:afterAutospacing="0"/>
        <w:rPr>
          <w:rFonts w:ascii="Helvetica" w:hAnsi="Helvetica"/>
          <w:color w:val="000000"/>
        </w:rPr>
      </w:pPr>
    </w:p>
    <w:p w14:paraId="4C2856C9" w14:textId="77777777" w:rsidR="009E10FD" w:rsidRDefault="009E10FD" w:rsidP="009E10FD">
      <w:pPr>
        <w:spacing w:after="0" w:line="240" w:lineRule="auto"/>
        <w:rPr>
          <w:rFonts w:ascii="Sylfaen" w:eastAsia="Times New Roman" w:hAnsi="Sylfaen" w:cs="Times New Roman"/>
          <w:color w:val="410C01"/>
          <w:sz w:val="18"/>
          <w:szCs w:val="18"/>
        </w:rPr>
      </w:pPr>
    </w:p>
    <w:p w14:paraId="1CCAF80F" w14:textId="4D0163BE" w:rsidR="00C27F69" w:rsidRPr="006B6ED6" w:rsidRDefault="00C27F69" w:rsidP="001A6DAA"/>
    <w:sectPr w:rsidR="00C27F69" w:rsidRPr="006B6ED6" w:rsidSect="00555E61">
      <w:footerReference w:type="first" r:id="rId46"/>
      <w:type w:val="continuous"/>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achel Sabatello" w:date="2024-11-15T14:40:00Z" w:initials="RS">
    <w:p w14:paraId="3492FA8E" w14:textId="77777777" w:rsidR="00FB42AE" w:rsidRDefault="00FB42AE" w:rsidP="00FB42AE">
      <w:pPr>
        <w:pStyle w:val="CommentText"/>
      </w:pPr>
      <w:r>
        <w:rPr>
          <w:rStyle w:val="CommentReference"/>
        </w:rPr>
        <w:annotationRef/>
      </w:r>
      <w:r>
        <w:t>I am going to rewrite this whole part here</w:t>
      </w:r>
    </w:p>
  </w:comment>
  <w:comment w:id="5" w:author="Sabatello, Rachel" w:date="2023-07-04T10:30:00Z" w:initials="RS">
    <w:p w14:paraId="005E3D94" w14:textId="13CA83C9" w:rsidR="00FB7BD5" w:rsidRDefault="00FB7BD5" w:rsidP="00302088">
      <w:pPr>
        <w:pStyle w:val="CommentText"/>
      </w:pPr>
      <w:r>
        <w:rPr>
          <w:rStyle w:val="CommentReference"/>
        </w:rPr>
        <w:annotationRef/>
      </w:r>
      <w:r>
        <w:rPr>
          <w:color w:val="000000"/>
        </w:rPr>
        <w:t>I'm not sure this really speaks to the issue of attention (rather than memory). also there's quite a lot of work on multiple talkers. I would recommend just trimming this issue. instead, I'd consider adding mcauliffe's work with Molly Babel to the intro. That seems quite directly relevant (though one can always debate whether it's about attention or task).</w:t>
      </w:r>
      <w:r>
        <w:t xml:space="preserve"> </w:t>
      </w:r>
    </w:p>
  </w:comment>
  <w:comment w:id="6" w:author="Sabatello, Rachel" w:date="2023-07-04T10:39:00Z" w:initials="RS">
    <w:p w14:paraId="2EEB6B69" w14:textId="77777777" w:rsidR="00C620C5" w:rsidRDefault="00C620C5" w:rsidP="00F43047">
      <w:pPr>
        <w:pStyle w:val="CommentText"/>
      </w:pPr>
      <w:r>
        <w:rPr>
          <w:rStyle w:val="CommentReference"/>
        </w:rPr>
        <w:annotationRef/>
      </w:r>
      <w:r>
        <w:rPr>
          <w:color w:val="000000"/>
        </w:rPr>
        <w:t>Nice point about causality. I would perhaps talk a bit more about attention-related effects first, and then bring up 'relevance' of information as one way how listeners could deal with attentional limitations.</w:t>
      </w:r>
      <w:r>
        <w:t xml:space="preserve"> </w:t>
      </w:r>
    </w:p>
  </w:comment>
  <w:comment w:id="8" w:author="Sabatello, Rachel" w:date="2023-07-04T10:39:00Z" w:initials="RS">
    <w:p w14:paraId="31F4A064" w14:textId="77777777" w:rsidR="00C620C5" w:rsidRDefault="00C620C5" w:rsidP="003C1E82">
      <w:pPr>
        <w:pStyle w:val="CommentText"/>
      </w:pPr>
      <w:r>
        <w:rPr>
          <w:rStyle w:val="CommentReference"/>
        </w:rPr>
        <w:annotationRef/>
      </w:r>
      <w:r>
        <w:t>Come back</w:t>
      </w:r>
    </w:p>
  </w:comment>
  <w:comment w:id="24" w:author="Sabatello, Rachel" w:date="2023-07-04T11:27:00Z" w:initials="RS">
    <w:p w14:paraId="72024098" w14:textId="77777777" w:rsidR="0006061D" w:rsidRDefault="0006061D" w:rsidP="005475C8">
      <w:pPr>
        <w:pStyle w:val="CommentText"/>
      </w:pPr>
      <w:r>
        <w:rPr>
          <w:rStyle w:val="CommentReference"/>
        </w:rPr>
        <w:annotationRef/>
      </w:r>
      <w:r>
        <w:t>I think it's important to state the reason why I deviated from Samuel 2016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492FA8E" w15:done="0"/>
  <w15:commentEx w15:paraId="005E3D94" w15:done="0"/>
  <w15:commentEx w15:paraId="2EEB6B69" w15:done="0"/>
  <w15:commentEx w15:paraId="31F4A064" w15:done="0"/>
  <w15:commentEx w15:paraId="720240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908C05B" w16cex:dateUtc="2024-11-15T19:40:00Z"/>
  <w16cex:commentExtensible w16cex:durableId="284E734B" w16cex:dateUtc="2023-07-04T14:30:00Z"/>
  <w16cex:commentExtensible w16cex:durableId="284E755B" w16cex:dateUtc="2023-07-04T14:39:00Z"/>
  <w16cex:commentExtensible w16cex:durableId="284E756B" w16cex:dateUtc="2023-07-04T14:39:00Z"/>
  <w16cex:commentExtensible w16cex:durableId="284E8097" w16cex:dateUtc="2023-07-04T15: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492FA8E" w16cid:durableId="3908C05B"/>
  <w16cid:commentId w16cid:paraId="005E3D94" w16cid:durableId="284E734B"/>
  <w16cid:commentId w16cid:paraId="2EEB6B69" w16cid:durableId="284E755B"/>
  <w16cid:commentId w16cid:paraId="31F4A064" w16cid:durableId="284E756B"/>
  <w16cid:commentId w16cid:paraId="72024098" w16cid:durableId="284E80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78E36" w14:textId="77777777" w:rsidR="00695788" w:rsidRDefault="00695788" w:rsidP="00F322DD">
      <w:pPr>
        <w:spacing w:after="0" w:line="240" w:lineRule="auto"/>
      </w:pPr>
      <w:r>
        <w:separator/>
      </w:r>
    </w:p>
    <w:p w14:paraId="7C5F6384" w14:textId="77777777" w:rsidR="00F108B8" w:rsidRDefault="00F108B8"/>
  </w:endnote>
  <w:endnote w:type="continuationSeparator" w:id="0">
    <w:p w14:paraId="4D59EF01" w14:textId="77777777" w:rsidR="00695788" w:rsidRDefault="00695788" w:rsidP="00F322DD">
      <w:pPr>
        <w:spacing w:after="0" w:line="240" w:lineRule="auto"/>
      </w:pPr>
      <w:r>
        <w:continuationSeparator/>
      </w:r>
    </w:p>
    <w:p w14:paraId="1A255A4B" w14:textId="77777777" w:rsidR="00F108B8" w:rsidRDefault="00F108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2F3CA" w14:textId="36D34178" w:rsidR="006B6ED6" w:rsidRDefault="00D86024" w:rsidP="00D86024">
    <w:pPr>
      <w:pStyle w:val="Footer"/>
      <w:jc w:val="center"/>
      <w:rPr>
        <w:rFonts w:ascii="Sylfaen" w:hAnsi="Sylfaen"/>
        <w:b/>
        <w:bCs/>
        <w:color w:val="410C01"/>
        <w:sz w:val="20"/>
        <w:szCs w:val="20"/>
      </w:rPr>
    </w:pPr>
    <w:r>
      <w:rPr>
        <w:rFonts w:ascii="Sylfaen" w:hAnsi="Sylfaen"/>
        <w:b/>
        <w:bCs/>
        <w:color w:val="410C01"/>
        <w:sz w:val="20"/>
        <w:szCs w:val="20"/>
      </w:rPr>
      <w:t>Author</w:t>
    </w:r>
    <w:r w:rsidR="00105E5A">
      <w:rPr>
        <w:rFonts w:ascii="Sylfaen" w:hAnsi="Sylfaen"/>
        <w:b/>
        <w:bCs/>
        <w:color w:val="410C01"/>
        <w:sz w:val="20"/>
        <w:szCs w:val="20"/>
      </w:rPr>
      <w:t>’s</w:t>
    </w:r>
    <w:r>
      <w:rPr>
        <w:rFonts w:ascii="Sylfaen" w:hAnsi="Sylfaen"/>
        <w:b/>
        <w:bCs/>
        <w:color w:val="410C01"/>
        <w:sz w:val="20"/>
        <w:szCs w:val="20"/>
      </w:rPr>
      <w:t xml:space="preserve"> Note</w:t>
    </w:r>
  </w:p>
  <w:p w14:paraId="32EFEBE1" w14:textId="77777777" w:rsidR="0086152E" w:rsidRDefault="0086152E" w:rsidP="00D86024">
    <w:pPr>
      <w:pStyle w:val="Footer"/>
      <w:jc w:val="center"/>
      <w:rPr>
        <w:rFonts w:ascii="Sylfaen" w:hAnsi="Sylfaen"/>
        <w:b/>
        <w:bCs/>
        <w:color w:val="410C01"/>
        <w:sz w:val="20"/>
        <w:szCs w:val="20"/>
      </w:rPr>
    </w:pPr>
  </w:p>
  <w:p w14:paraId="7582711A" w14:textId="7CFA57AF" w:rsidR="0086152E" w:rsidRDefault="001866CA" w:rsidP="0086152E">
    <w:pPr>
      <w:rPr>
        <w:rFonts w:ascii="Sylfaen" w:hAnsi="Sylfaen"/>
        <w:color w:val="410C01"/>
        <w:sz w:val="20"/>
        <w:szCs w:val="20"/>
      </w:rPr>
    </w:pPr>
    <w:r>
      <w:rPr>
        <w:rFonts w:ascii="Sylfaen" w:hAnsi="Sylfaen"/>
        <w:color w:val="410C01"/>
        <w:sz w:val="20"/>
        <w:szCs w:val="20"/>
      </w:rPr>
      <w:t>T</w:t>
    </w:r>
    <w:r w:rsidR="009C6EDF" w:rsidRPr="004578E8">
      <w:rPr>
        <w:rFonts w:ascii="Sylfaen" w:hAnsi="Sylfaen"/>
        <w:color w:val="410C01"/>
        <w:sz w:val="20"/>
        <w:szCs w:val="20"/>
      </w:rPr>
      <w:t xml:space="preserve">his project was funded by the University of Rochester Wiesman </w:t>
    </w:r>
    <w:r w:rsidR="009C6EDF">
      <w:rPr>
        <w:rFonts w:ascii="Sylfaen" w:hAnsi="Sylfaen"/>
        <w:color w:val="410C01"/>
        <w:sz w:val="20"/>
        <w:szCs w:val="20"/>
      </w:rPr>
      <w:t>S</w:t>
    </w:r>
    <w:r w:rsidR="009C6EDF" w:rsidRPr="004578E8">
      <w:rPr>
        <w:rFonts w:ascii="Sylfaen" w:hAnsi="Sylfaen"/>
        <w:color w:val="410C01"/>
        <w:sz w:val="20"/>
        <w:szCs w:val="20"/>
      </w:rPr>
      <w:t xml:space="preserve">ummer </w:t>
    </w:r>
    <w:r w:rsidR="009C6EDF">
      <w:rPr>
        <w:rFonts w:ascii="Sylfaen" w:hAnsi="Sylfaen"/>
        <w:color w:val="410C01"/>
        <w:sz w:val="20"/>
        <w:szCs w:val="20"/>
      </w:rPr>
      <w:t>F</w:t>
    </w:r>
    <w:r w:rsidR="009C6EDF" w:rsidRPr="004578E8">
      <w:rPr>
        <w:rFonts w:ascii="Sylfaen" w:hAnsi="Sylfaen"/>
        <w:color w:val="410C01"/>
        <w:sz w:val="20"/>
        <w:szCs w:val="20"/>
      </w:rPr>
      <w:t xml:space="preserve">ellowship </w:t>
    </w:r>
    <w:r w:rsidR="009C6EDF">
      <w:rPr>
        <w:rFonts w:ascii="Sylfaen" w:hAnsi="Sylfaen"/>
        <w:color w:val="410C01"/>
        <w:sz w:val="20"/>
        <w:szCs w:val="20"/>
      </w:rPr>
      <w:t xml:space="preserve">grant from the </w:t>
    </w:r>
    <w:r w:rsidR="009C6EDF" w:rsidRPr="004578E8">
      <w:rPr>
        <w:rFonts w:ascii="Sylfaen" w:hAnsi="Sylfaen"/>
        <w:color w:val="410C01"/>
        <w:sz w:val="20"/>
        <w:szCs w:val="20"/>
      </w:rPr>
      <w:t xml:space="preserve">in </w:t>
    </w:r>
    <w:r w:rsidR="009C6EDF">
      <w:rPr>
        <w:rFonts w:ascii="Sylfaen" w:hAnsi="Sylfaen"/>
        <w:color w:val="410C01"/>
        <w:sz w:val="20"/>
        <w:szCs w:val="20"/>
      </w:rPr>
      <w:t>B</w:t>
    </w:r>
    <w:r w:rsidR="009C6EDF" w:rsidRPr="004578E8">
      <w:rPr>
        <w:rFonts w:ascii="Sylfaen" w:hAnsi="Sylfaen"/>
        <w:color w:val="410C01"/>
        <w:sz w:val="20"/>
        <w:szCs w:val="20"/>
      </w:rPr>
      <w:t xml:space="preserve">rain and </w:t>
    </w:r>
    <w:r w:rsidR="009C6EDF">
      <w:rPr>
        <w:rFonts w:ascii="Sylfaen" w:hAnsi="Sylfaen"/>
        <w:color w:val="410C01"/>
        <w:sz w:val="20"/>
        <w:szCs w:val="20"/>
      </w:rPr>
      <w:t>C</w:t>
    </w:r>
    <w:r w:rsidR="009C6EDF" w:rsidRPr="004578E8">
      <w:rPr>
        <w:rFonts w:ascii="Sylfaen" w:hAnsi="Sylfaen"/>
        <w:color w:val="410C01"/>
        <w:sz w:val="20"/>
        <w:szCs w:val="20"/>
      </w:rPr>
      <w:t xml:space="preserve">ognitive </w:t>
    </w:r>
    <w:r w:rsidR="009C6EDF">
      <w:rPr>
        <w:rFonts w:ascii="Sylfaen" w:hAnsi="Sylfaen"/>
        <w:color w:val="410C01"/>
        <w:sz w:val="20"/>
        <w:szCs w:val="20"/>
      </w:rPr>
      <w:t>S</w:t>
    </w:r>
    <w:r w:rsidR="009C6EDF" w:rsidRPr="004578E8">
      <w:rPr>
        <w:rFonts w:ascii="Sylfaen" w:hAnsi="Sylfaen"/>
        <w:color w:val="410C01"/>
        <w:sz w:val="20"/>
        <w:szCs w:val="20"/>
      </w:rPr>
      <w:t>ciences</w:t>
    </w:r>
    <w:r w:rsidR="009C6EDF">
      <w:rPr>
        <w:rFonts w:ascii="Sylfaen" w:hAnsi="Sylfaen"/>
        <w:color w:val="410C01"/>
        <w:sz w:val="20"/>
        <w:szCs w:val="20"/>
      </w:rPr>
      <w:t xml:space="preserve"> department, and </w:t>
    </w:r>
    <w:r w:rsidR="00E150B5">
      <w:rPr>
        <w:rFonts w:ascii="Sylfaen" w:hAnsi="Sylfaen"/>
        <w:color w:val="410C01"/>
        <w:sz w:val="20"/>
        <w:szCs w:val="20"/>
      </w:rPr>
      <w:t>the</w:t>
    </w:r>
    <w:r w:rsidR="009C6EDF">
      <w:rPr>
        <w:rFonts w:ascii="Sylfaen" w:hAnsi="Sylfaen"/>
        <w:color w:val="410C01"/>
        <w:sz w:val="20"/>
        <w:szCs w:val="20"/>
      </w:rPr>
      <w:t xml:space="preserve"> Research and Innovation Grant (RIG) from the University of Rochester.</w:t>
    </w:r>
    <w:r w:rsidR="00B93ED9">
      <w:rPr>
        <w:rFonts w:ascii="Sylfaen" w:hAnsi="Sylfaen"/>
        <w:color w:val="410C01"/>
        <w:sz w:val="20"/>
        <w:szCs w:val="20"/>
      </w:rPr>
      <w:t xml:space="preserve"> </w:t>
    </w:r>
  </w:p>
  <w:p w14:paraId="423D8F57" w14:textId="46A6F2A7" w:rsidR="0086152E" w:rsidRPr="0086152E" w:rsidRDefault="0086152E" w:rsidP="000F48F7">
    <w:pPr>
      <w:rPr>
        <w:rFonts w:ascii="Sylfaen" w:hAnsi="Sylfaen"/>
        <w:color w:val="410C01"/>
        <w:sz w:val="20"/>
        <w:szCs w:val="20"/>
      </w:rPr>
    </w:pPr>
    <w:r>
      <w:rPr>
        <w:rFonts w:ascii="Sylfaen" w:hAnsi="Sylfaen"/>
        <w:color w:val="410C01"/>
        <w:sz w:val="20"/>
        <w:szCs w:val="20"/>
      </w:rPr>
      <w:t xml:space="preserve">*Corresponding author email: </w:t>
    </w:r>
    <w:r w:rsidR="00105E5A">
      <w:rPr>
        <w:rFonts w:ascii="Sylfaen" w:hAnsi="Sylfaen"/>
        <w:color w:val="410C01"/>
        <w:sz w:val="20"/>
        <w:szCs w:val="20"/>
      </w:rPr>
      <w:t>r</w:t>
    </w:r>
    <w:r w:rsidRPr="0086152E">
      <w:rPr>
        <w:rFonts w:ascii="Sylfaen" w:hAnsi="Sylfaen"/>
        <w:color w:val="410C01"/>
        <w:sz w:val="20"/>
        <w:szCs w:val="20"/>
      </w:rPr>
      <w:t>achel.</w:t>
    </w:r>
    <w:r w:rsidR="00105E5A">
      <w:rPr>
        <w:rFonts w:ascii="Sylfaen" w:hAnsi="Sylfaen"/>
        <w:color w:val="410C01"/>
        <w:sz w:val="20"/>
        <w:szCs w:val="20"/>
      </w:rPr>
      <w:t>s</w:t>
    </w:r>
    <w:r w:rsidRPr="0086152E">
      <w:rPr>
        <w:rFonts w:ascii="Sylfaen" w:hAnsi="Sylfaen"/>
        <w:color w:val="410C01"/>
        <w:sz w:val="20"/>
        <w:szCs w:val="20"/>
      </w:rPr>
      <w:t>abatello@gmail.com</w:t>
    </w:r>
  </w:p>
  <w:p w14:paraId="4E8AE6D8" w14:textId="4EB0E248" w:rsidR="009C6EDF" w:rsidRDefault="009C6EDF" w:rsidP="009C6EDF">
    <w:pPr>
      <w:rPr>
        <w:rFonts w:ascii="Sylfaen" w:hAnsi="Sylfaen"/>
        <w:color w:val="410C01"/>
        <w:sz w:val="20"/>
        <w:szCs w:val="20"/>
      </w:rPr>
    </w:pPr>
  </w:p>
  <w:p w14:paraId="48F15917" w14:textId="79D3D478" w:rsidR="00D86024" w:rsidRPr="00D86024" w:rsidRDefault="00D86024" w:rsidP="009C6EDF">
    <w:pPr>
      <w:pStyle w:val="Footer"/>
      <w:jc w:val="center"/>
      <w:rPr>
        <w:rFonts w:ascii="Sylfaen" w:hAnsi="Sylfaen"/>
        <w:color w:val="410C0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FED46" w14:textId="1CFE7BA9" w:rsidR="00783F43" w:rsidRPr="00D86024" w:rsidRDefault="00783F43" w:rsidP="00D86024">
    <w:pPr>
      <w:pStyle w:val="Footer"/>
      <w:jc w:val="center"/>
      <w:rPr>
        <w:rFonts w:ascii="Sylfaen" w:hAnsi="Sylfaen"/>
        <w:color w:val="410C0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17CFDC" w14:textId="77777777" w:rsidR="00695788" w:rsidRDefault="00695788" w:rsidP="00F322DD">
      <w:pPr>
        <w:spacing w:after="0" w:line="240" w:lineRule="auto"/>
      </w:pPr>
      <w:r>
        <w:separator/>
      </w:r>
    </w:p>
    <w:p w14:paraId="35B04EF1" w14:textId="77777777" w:rsidR="00F108B8" w:rsidRDefault="00F108B8"/>
  </w:footnote>
  <w:footnote w:type="continuationSeparator" w:id="0">
    <w:p w14:paraId="0CBB9123" w14:textId="77777777" w:rsidR="00695788" w:rsidRDefault="00695788" w:rsidP="00F322DD">
      <w:pPr>
        <w:spacing w:after="0" w:line="240" w:lineRule="auto"/>
      </w:pPr>
      <w:r>
        <w:continuationSeparator/>
      </w:r>
    </w:p>
    <w:p w14:paraId="70B33316" w14:textId="77777777" w:rsidR="00F108B8" w:rsidRDefault="00F108B8"/>
  </w:footnote>
  <w:footnote w:id="1">
    <w:p w14:paraId="35E88265" w14:textId="4A8949CF" w:rsidR="009F1E4C" w:rsidRPr="009F1E4C" w:rsidRDefault="009F1E4C">
      <w:pPr>
        <w:pStyle w:val="FootnoteText"/>
        <w:rPr>
          <w:rFonts w:ascii="Sylfaen" w:hAnsi="Sylfaen"/>
        </w:rPr>
      </w:pPr>
      <w:r w:rsidRPr="009F1E4C">
        <w:rPr>
          <w:rStyle w:val="FootnoteReference"/>
          <w:rFonts w:ascii="Sylfaen" w:hAnsi="Sylfaen"/>
          <w:color w:val="410C01"/>
        </w:rPr>
        <w:footnoteRef/>
      </w:r>
      <w:r w:rsidRPr="009F1E4C">
        <w:rPr>
          <w:rFonts w:ascii="Sylfaen" w:hAnsi="Sylfaen"/>
          <w:color w:val="410C01"/>
        </w:rPr>
        <w:t xml:space="preserve"> As a reminder</w:t>
      </w:r>
      <w:r>
        <w:rPr>
          <w:rFonts w:ascii="Sylfaen" w:hAnsi="Sylfaen"/>
          <w:color w:val="410C01"/>
        </w:rPr>
        <w:t>, ?s and ?sh are the same ambiguous sound between a typical /s/ and typical /</w:t>
      </w:r>
      <w:r w:rsidRPr="00857E63">
        <w:rPr>
          <w:rFonts w:ascii="Times New Roman" w:hAnsi="Times New Roman" w:cs="Times New Roman"/>
          <w:color w:val="410C01"/>
        </w:rPr>
        <w:t>ʃ</w:t>
      </w:r>
      <w:r>
        <w:rPr>
          <w:rFonts w:ascii="Sylfaen" w:hAnsi="Sylfaen"/>
          <w:color w:val="410C01"/>
        </w:rPr>
        <w:t>/. By presenting this sound in an identifiable English word, our goal was to label the ambiguous sound as either an /s/ or an /</w:t>
      </w:r>
      <w:r w:rsidRPr="00857E63">
        <w:rPr>
          <w:rFonts w:ascii="Times New Roman" w:hAnsi="Times New Roman" w:cs="Times New Roman"/>
          <w:color w:val="410C01"/>
        </w:rPr>
        <w:t>ʃ</w:t>
      </w:r>
      <w:r>
        <w:rPr>
          <w:rFonts w:ascii="Sylfaen" w:hAnsi="Sylfaen"/>
          <w:color w:val="410C0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Sylfaen" w:hAnsi="Sylfaen"/>
        <w:sz w:val="20"/>
        <w:szCs w:val="20"/>
      </w:rPr>
      <w:id w:val="1673445475"/>
      <w:docPartObj>
        <w:docPartGallery w:val="Page Numbers (Top of Page)"/>
        <w:docPartUnique/>
      </w:docPartObj>
    </w:sdtPr>
    <w:sdtEndPr>
      <w:rPr>
        <w:noProof/>
      </w:rPr>
    </w:sdtEndPr>
    <w:sdtContent>
      <w:p w14:paraId="1022DF30" w14:textId="0797D887" w:rsidR="006B6ED6" w:rsidRPr="006B6ED6" w:rsidRDefault="006B6ED6" w:rsidP="006B6ED6">
        <w:pPr>
          <w:rPr>
            <w:rFonts w:ascii="Sylfaen" w:hAnsi="Sylfaen"/>
            <w:color w:val="410C01"/>
            <w:sz w:val="20"/>
            <w:szCs w:val="20"/>
          </w:rPr>
        </w:pPr>
        <w:r>
          <w:rPr>
            <w:rFonts w:ascii="Sylfaen" w:hAnsi="Sylfaen"/>
            <w:color w:val="410C01"/>
            <w:sz w:val="24"/>
            <w:szCs w:val="24"/>
          </w:rPr>
          <w:t>THE COGNITIVE COSTS OF SPEECH PERCEPTION ADAPTATION</w:t>
        </w:r>
        <w:r>
          <w:rPr>
            <w:rFonts w:ascii="Sylfaen" w:hAnsi="Sylfaen"/>
            <w:color w:val="410C01"/>
            <w:sz w:val="24"/>
            <w:szCs w:val="24"/>
          </w:rPr>
          <w:tab/>
        </w:r>
        <w:r>
          <w:rPr>
            <w:rFonts w:ascii="Sylfaen" w:hAnsi="Sylfaen"/>
            <w:color w:val="410C01"/>
            <w:sz w:val="24"/>
            <w:szCs w:val="24"/>
          </w:rPr>
          <w:tab/>
        </w:r>
        <w:r>
          <w:rPr>
            <w:rFonts w:ascii="Sylfaen" w:hAnsi="Sylfaen"/>
            <w:color w:val="410C01"/>
            <w:sz w:val="24"/>
            <w:szCs w:val="24"/>
          </w:rPr>
          <w:tab/>
        </w:r>
        <w:r w:rsidRPr="0098161E">
          <w:rPr>
            <w:rFonts w:ascii="Sylfaen" w:hAnsi="Sylfaen"/>
            <w:color w:val="410C01"/>
            <w:sz w:val="20"/>
            <w:szCs w:val="20"/>
          </w:rPr>
          <w:fldChar w:fldCharType="begin"/>
        </w:r>
        <w:r w:rsidRPr="0098161E">
          <w:rPr>
            <w:rFonts w:ascii="Sylfaen" w:hAnsi="Sylfaen"/>
            <w:color w:val="410C01"/>
            <w:sz w:val="20"/>
            <w:szCs w:val="20"/>
          </w:rPr>
          <w:instrText xml:space="preserve"> PAGE   \* MERGEFORMAT </w:instrText>
        </w:r>
        <w:r w:rsidRPr="0098161E">
          <w:rPr>
            <w:rFonts w:ascii="Sylfaen" w:hAnsi="Sylfaen"/>
            <w:color w:val="410C01"/>
            <w:sz w:val="20"/>
            <w:szCs w:val="20"/>
          </w:rPr>
          <w:fldChar w:fldCharType="separate"/>
        </w:r>
        <w:r w:rsidRPr="0098161E">
          <w:rPr>
            <w:rFonts w:ascii="Sylfaen" w:hAnsi="Sylfaen"/>
            <w:noProof/>
            <w:color w:val="410C01"/>
            <w:sz w:val="20"/>
            <w:szCs w:val="20"/>
          </w:rPr>
          <w:t>2</w:t>
        </w:r>
        <w:r w:rsidRPr="0098161E">
          <w:rPr>
            <w:rFonts w:ascii="Sylfaen" w:hAnsi="Sylfaen"/>
            <w:noProof/>
            <w:color w:val="410C01"/>
            <w:sz w:val="20"/>
            <w:szCs w:val="20"/>
          </w:rPr>
          <w:fldChar w:fldCharType="end"/>
        </w:r>
      </w:p>
    </w:sdtContent>
  </w:sdt>
  <w:p w14:paraId="4B6F21DB" w14:textId="7D5539FD" w:rsidR="00F322DD" w:rsidRPr="006B6ED6" w:rsidRDefault="00F322DD" w:rsidP="00F322DD">
    <w:pPr>
      <w:pStyle w:val="Header"/>
      <w:jc w:val="center"/>
      <w:rPr>
        <w:rFonts w:ascii="Sylfaen" w:hAnsi="Sylfaen"/>
        <w:color w:val="410C01"/>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5F758" w14:textId="5DCCFD62" w:rsidR="007A7044" w:rsidRPr="007A7044" w:rsidRDefault="006B6ED6" w:rsidP="006B6ED6">
    <w:pPr>
      <w:pStyle w:val="Header"/>
      <w:rPr>
        <w:rFonts w:ascii="Sylfaen" w:hAnsi="Sylfaen"/>
        <w:color w:val="410C01"/>
      </w:rPr>
    </w:pPr>
    <w:r>
      <w:rPr>
        <w:rFonts w:ascii="Sylfaen" w:hAnsi="Sylfaen"/>
        <w:color w:val="410C01"/>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6428"/>
    <w:multiLevelType w:val="hybridMultilevel"/>
    <w:tmpl w:val="5C8A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6A1"/>
    <w:multiLevelType w:val="hybridMultilevel"/>
    <w:tmpl w:val="C6288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D1"/>
    <w:multiLevelType w:val="hybridMultilevel"/>
    <w:tmpl w:val="C5B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1F66E1"/>
    <w:multiLevelType w:val="hybridMultilevel"/>
    <w:tmpl w:val="2C3C6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976C9"/>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AF4BBB"/>
    <w:multiLevelType w:val="hybridMultilevel"/>
    <w:tmpl w:val="2B12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2C63E5"/>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635422"/>
    <w:multiLevelType w:val="hybridMultilevel"/>
    <w:tmpl w:val="D4DE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F2F35"/>
    <w:multiLevelType w:val="hybridMultilevel"/>
    <w:tmpl w:val="C6CC387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B4076E"/>
    <w:multiLevelType w:val="hybridMultilevel"/>
    <w:tmpl w:val="58CC26B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26791F83"/>
    <w:multiLevelType w:val="multilevel"/>
    <w:tmpl w:val="32B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46CD4"/>
    <w:multiLevelType w:val="hybridMultilevel"/>
    <w:tmpl w:val="D658A84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D996F65"/>
    <w:multiLevelType w:val="hybridMultilevel"/>
    <w:tmpl w:val="8CCAA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E8A2713"/>
    <w:multiLevelType w:val="hybridMultilevel"/>
    <w:tmpl w:val="9EE8D88E"/>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3792C"/>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183D35"/>
    <w:multiLevelType w:val="hybridMultilevel"/>
    <w:tmpl w:val="A2E84EB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37463481"/>
    <w:multiLevelType w:val="hybridMultilevel"/>
    <w:tmpl w:val="D684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1706A"/>
    <w:multiLevelType w:val="hybridMultilevel"/>
    <w:tmpl w:val="B99C4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FCD597F"/>
    <w:multiLevelType w:val="hybridMultilevel"/>
    <w:tmpl w:val="30BAB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C16DF"/>
    <w:multiLevelType w:val="hybridMultilevel"/>
    <w:tmpl w:val="568230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5342579"/>
    <w:multiLevelType w:val="hybridMultilevel"/>
    <w:tmpl w:val="BA0AB65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1" w15:restartNumberingAfterBreak="0">
    <w:nsid w:val="4F6048BA"/>
    <w:multiLevelType w:val="hybridMultilevel"/>
    <w:tmpl w:val="88F0D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C602E"/>
    <w:multiLevelType w:val="hybridMultilevel"/>
    <w:tmpl w:val="DE5E492A"/>
    <w:lvl w:ilvl="0" w:tplc="C654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B4F03"/>
    <w:multiLevelType w:val="hybridMultilevel"/>
    <w:tmpl w:val="D658A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5620A9"/>
    <w:multiLevelType w:val="hybridMultilevel"/>
    <w:tmpl w:val="BDB2E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614A"/>
    <w:multiLevelType w:val="hybridMultilevel"/>
    <w:tmpl w:val="288033E2"/>
    <w:lvl w:ilvl="0" w:tplc="04090011">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61D61974"/>
    <w:multiLevelType w:val="hybridMultilevel"/>
    <w:tmpl w:val="3490F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E6118"/>
    <w:multiLevelType w:val="hybridMultilevel"/>
    <w:tmpl w:val="B748F12E"/>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BD4736D"/>
    <w:multiLevelType w:val="hybridMultilevel"/>
    <w:tmpl w:val="E96C6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E3F3E"/>
    <w:multiLevelType w:val="hybridMultilevel"/>
    <w:tmpl w:val="C7A6B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A2B48"/>
    <w:multiLevelType w:val="hybridMultilevel"/>
    <w:tmpl w:val="A62EAC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A07D60"/>
    <w:multiLevelType w:val="multilevel"/>
    <w:tmpl w:val="5C1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A34BC"/>
    <w:multiLevelType w:val="hybridMultilevel"/>
    <w:tmpl w:val="83388C60"/>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F57B0"/>
    <w:multiLevelType w:val="hybridMultilevel"/>
    <w:tmpl w:val="372CFC0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E1409B7"/>
    <w:multiLevelType w:val="hybridMultilevel"/>
    <w:tmpl w:val="BE7E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FA0A2F"/>
    <w:multiLevelType w:val="hybridMultilevel"/>
    <w:tmpl w:val="C26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490501">
    <w:abstractNumId w:val="30"/>
  </w:num>
  <w:num w:numId="2" w16cid:durableId="1644117184">
    <w:abstractNumId w:val="21"/>
  </w:num>
  <w:num w:numId="3" w16cid:durableId="1976715264">
    <w:abstractNumId w:val="28"/>
  </w:num>
  <w:num w:numId="4" w16cid:durableId="1530215359">
    <w:abstractNumId w:val="24"/>
  </w:num>
  <w:num w:numId="5" w16cid:durableId="1703509320">
    <w:abstractNumId w:val="1"/>
  </w:num>
  <w:num w:numId="6" w16cid:durableId="492069717">
    <w:abstractNumId w:val="0"/>
  </w:num>
  <w:num w:numId="7" w16cid:durableId="484979102">
    <w:abstractNumId w:val="16"/>
  </w:num>
  <w:num w:numId="8" w16cid:durableId="870993670">
    <w:abstractNumId w:val="29"/>
  </w:num>
  <w:num w:numId="9" w16cid:durableId="1014305122">
    <w:abstractNumId w:val="34"/>
  </w:num>
  <w:num w:numId="10" w16cid:durableId="17122139">
    <w:abstractNumId w:val="12"/>
  </w:num>
  <w:num w:numId="11" w16cid:durableId="223178517">
    <w:abstractNumId w:val="20"/>
  </w:num>
  <w:num w:numId="12" w16cid:durableId="725762255">
    <w:abstractNumId w:val="2"/>
  </w:num>
  <w:num w:numId="13" w16cid:durableId="643315717">
    <w:abstractNumId w:val="23"/>
  </w:num>
  <w:num w:numId="14" w16cid:durableId="729960303">
    <w:abstractNumId w:val="5"/>
  </w:num>
  <w:num w:numId="15" w16cid:durableId="1657567942">
    <w:abstractNumId w:val="17"/>
  </w:num>
  <w:num w:numId="16" w16cid:durableId="132453461">
    <w:abstractNumId w:val="15"/>
  </w:num>
  <w:num w:numId="17" w16cid:durableId="909386266">
    <w:abstractNumId w:val="35"/>
  </w:num>
  <w:num w:numId="18" w16cid:durableId="1311329491">
    <w:abstractNumId w:val="11"/>
  </w:num>
  <w:num w:numId="19" w16cid:durableId="542640364">
    <w:abstractNumId w:val="32"/>
  </w:num>
  <w:num w:numId="20" w16cid:durableId="359821877">
    <w:abstractNumId w:val="13"/>
  </w:num>
  <w:num w:numId="21" w16cid:durableId="948778648">
    <w:abstractNumId w:val="33"/>
  </w:num>
  <w:num w:numId="22" w16cid:durableId="1372730790">
    <w:abstractNumId w:val="8"/>
  </w:num>
  <w:num w:numId="23" w16cid:durableId="1543908402">
    <w:abstractNumId w:val="4"/>
  </w:num>
  <w:num w:numId="24" w16cid:durableId="481893151">
    <w:abstractNumId w:val="6"/>
  </w:num>
  <w:num w:numId="25" w16cid:durableId="1486357493">
    <w:abstractNumId w:val="14"/>
  </w:num>
  <w:num w:numId="26" w16cid:durableId="145174479">
    <w:abstractNumId w:val="10"/>
  </w:num>
  <w:num w:numId="27" w16cid:durableId="1569802119">
    <w:abstractNumId w:val="31"/>
  </w:num>
  <w:num w:numId="28" w16cid:durableId="2012101662">
    <w:abstractNumId w:val="7"/>
  </w:num>
  <w:num w:numId="29" w16cid:durableId="2901076">
    <w:abstractNumId w:val="3"/>
  </w:num>
  <w:num w:numId="30" w16cid:durableId="1093670687">
    <w:abstractNumId w:val="19"/>
  </w:num>
  <w:num w:numId="31" w16cid:durableId="441069850">
    <w:abstractNumId w:val="26"/>
  </w:num>
  <w:num w:numId="32" w16cid:durableId="1419905830">
    <w:abstractNumId w:val="27"/>
  </w:num>
  <w:num w:numId="33" w16cid:durableId="485124138">
    <w:abstractNumId w:val="25"/>
  </w:num>
  <w:num w:numId="34" w16cid:durableId="1918317411">
    <w:abstractNumId w:val="9"/>
  </w:num>
  <w:num w:numId="35" w16cid:durableId="688524333">
    <w:abstractNumId w:val="18"/>
  </w:num>
  <w:num w:numId="36" w16cid:durableId="2087873892">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chel Sabatello">
    <w15:presenceInfo w15:providerId="Windows Live" w15:userId="d1ff85945c3c14df"/>
  </w15:person>
  <w15:person w15:author="Sabatello, Rachel">
    <w15:presenceInfo w15:providerId="AD" w15:userId="S::rsabatel@ur.rochester.edu::4618ec3c-c9ed-4492-bc71-5fcc1a20f4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displayBackgroundShape/>
  <w:proofState w:spelling="clean" w:grammar="clean"/>
  <w:defaultTabStop w:val="720"/>
  <w:characterSpacingControl w:val="doNotCompress"/>
  <w:hdrShapeDefaults>
    <o:shapedefaults v:ext="edit" spidmax="2053">
      <o:colormru v:ext="edit" colors="#fff6e7"/>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B9"/>
    <w:rsid w:val="000001FE"/>
    <w:rsid w:val="000022A6"/>
    <w:rsid w:val="00007F3B"/>
    <w:rsid w:val="00010C5F"/>
    <w:rsid w:val="000147F3"/>
    <w:rsid w:val="00014A1B"/>
    <w:rsid w:val="00021CC2"/>
    <w:rsid w:val="00026A61"/>
    <w:rsid w:val="00031B97"/>
    <w:rsid w:val="00032142"/>
    <w:rsid w:val="00033410"/>
    <w:rsid w:val="0003537F"/>
    <w:rsid w:val="00040195"/>
    <w:rsid w:val="00054011"/>
    <w:rsid w:val="0005770D"/>
    <w:rsid w:val="0006061D"/>
    <w:rsid w:val="000710B3"/>
    <w:rsid w:val="00080499"/>
    <w:rsid w:val="000816CC"/>
    <w:rsid w:val="00081C3D"/>
    <w:rsid w:val="000A2434"/>
    <w:rsid w:val="000B2EBC"/>
    <w:rsid w:val="000D5DB4"/>
    <w:rsid w:val="000E0916"/>
    <w:rsid w:val="000E2AD4"/>
    <w:rsid w:val="000E7DF1"/>
    <w:rsid w:val="000F48F7"/>
    <w:rsid w:val="001011FD"/>
    <w:rsid w:val="00101FBA"/>
    <w:rsid w:val="00105E5A"/>
    <w:rsid w:val="00106792"/>
    <w:rsid w:val="001202F6"/>
    <w:rsid w:val="001322B5"/>
    <w:rsid w:val="00135565"/>
    <w:rsid w:val="001866CA"/>
    <w:rsid w:val="00187B9D"/>
    <w:rsid w:val="00194100"/>
    <w:rsid w:val="0019544D"/>
    <w:rsid w:val="001A0840"/>
    <w:rsid w:val="001A1CD9"/>
    <w:rsid w:val="001A3BCE"/>
    <w:rsid w:val="001A6214"/>
    <w:rsid w:val="001A6DAA"/>
    <w:rsid w:val="001B12A6"/>
    <w:rsid w:val="001B74C2"/>
    <w:rsid w:val="001F2221"/>
    <w:rsid w:val="001F3C0D"/>
    <w:rsid w:val="002049E3"/>
    <w:rsid w:val="00212648"/>
    <w:rsid w:val="00212F59"/>
    <w:rsid w:val="00215D85"/>
    <w:rsid w:val="0021683F"/>
    <w:rsid w:val="0022586E"/>
    <w:rsid w:val="00242927"/>
    <w:rsid w:val="00253913"/>
    <w:rsid w:val="002602D5"/>
    <w:rsid w:val="00261154"/>
    <w:rsid w:val="00274469"/>
    <w:rsid w:val="0027596C"/>
    <w:rsid w:val="00275EBC"/>
    <w:rsid w:val="002769D4"/>
    <w:rsid w:val="00277864"/>
    <w:rsid w:val="002901E3"/>
    <w:rsid w:val="00290E99"/>
    <w:rsid w:val="002A711B"/>
    <w:rsid w:val="002B5017"/>
    <w:rsid w:val="002C19D9"/>
    <w:rsid w:val="002C1C43"/>
    <w:rsid w:val="002C3185"/>
    <w:rsid w:val="002D64E0"/>
    <w:rsid w:val="002E523E"/>
    <w:rsid w:val="002E6115"/>
    <w:rsid w:val="0031187C"/>
    <w:rsid w:val="00312266"/>
    <w:rsid w:val="0031409A"/>
    <w:rsid w:val="003160D6"/>
    <w:rsid w:val="00347B9B"/>
    <w:rsid w:val="00352D9C"/>
    <w:rsid w:val="00383E70"/>
    <w:rsid w:val="00390B12"/>
    <w:rsid w:val="00394F4E"/>
    <w:rsid w:val="00397A41"/>
    <w:rsid w:val="003A540D"/>
    <w:rsid w:val="003A6F34"/>
    <w:rsid w:val="003B0005"/>
    <w:rsid w:val="003B073D"/>
    <w:rsid w:val="003B1738"/>
    <w:rsid w:val="003B44B9"/>
    <w:rsid w:val="003B62B2"/>
    <w:rsid w:val="003B7FC2"/>
    <w:rsid w:val="003C0802"/>
    <w:rsid w:val="003C4D34"/>
    <w:rsid w:val="003C70AD"/>
    <w:rsid w:val="003D257B"/>
    <w:rsid w:val="003D509A"/>
    <w:rsid w:val="003E23C3"/>
    <w:rsid w:val="003F13D7"/>
    <w:rsid w:val="003F7985"/>
    <w:rsid w:val="00404F5D"/>
    <w:rsid w:val="00420B8F"/>
    <w:rsid w:val="004227F1"/>
    <w:rsid w:val="00424492"/>
    <w:rsid w:val="00442E42"/>
    <w:rsid w:val="00452D9A"/>
    <w:rsid w:val="004578E8"/>
    <w:rsid w:val="00463D48"/>
    <w:rsid w:val="00472B98"/>
    <w:rsid w:val="0048198C"/>
    <w:rsid w:val="00486A1F"/>
    <w:rsid w:val="0049270D"/>
    <w:rsid w:val="00494284"/>
    <w:rsid w:val="00496A50"/>
    <w:rsid w:val="004A442C"/>
    <w:rsid w:val="004A5A90"/>
    <w:rsid w:val="004C11DF"/>
    <w:rsid w:val="004E0BB1"/>
    <w:rsid w:val="004E2224"/>
    <w:rsid w:val="005300D7"/>
    <w:rsid w:val="00530452"/>
    <w:rsid w:val="00531DD9"/>
    <w:rsid w:val="00532B8A"/>
    <w:rsid w:val="005335DF"/>
    <w:rsid w:val="005338BB"/>
    <w:rsid w:val="0053412D"/>
    <w:rsid w:val="005346F2"/>
    <w:rsid w:val="00542002"/>
    <w:rsid w:val="005425B7"/>
    <w:rsid w:val="00543A33"/>
    <w:rsid w:val="00543F27"/>
    <w:rsid w:val="005543C7"/>
    <w:rsid w:val="00555E61"/>
    <w:rsid w:val="005623B0"/>
    <w:rsid w:val="00564494"/>
    <w:rsid w:val="0057046B"/>
    <w:rsid w:val="0058306F"/>
    <w:rsid w:val="00590219"/>
    <w:rsid w:val="005933AE"/>
    <w:rsid w:val="005B0E5A"/>
    <w:rsid w:val="005B0FD4"/>
    <w:rsid w:val="005D5307"/>
    <w:rsid w:val="005E3AFA"/>
    <w:rsid w:val="005F05DB"/>
    <w:rsid w:val="0060048C"/>
    <w:rsid w:val="006059E8"/>
    <w:rsid w:val="006160A3"/>
    <w:rsid w:val="00620C7F"/>
    <w:rsid w:val="00623EB4"/>
    <w:rsid w:val="00646757"/>
    <w:rsid w:val="00650597"/>
    <w:rsid w:val="00651D5E"/>
    <w:rsid w:val="00657418"/>
    <w:rsid w:val="0068473E"/>
    <w:rsid w:val="00687FAD"/>
    <w:rsid w:val="00695788"/>
    <w:rsid w:val="006A3F5B"/>
    <w:rsid w:val="006B6ED6"/>
    <w:rsid w:val="006B721C"/>
    <w:rsid w:val="006C15E2"/>
    <w:rsid w:val="006C1CB6"/>
    <w:rsid w:val="006D30D4"/>
    <w:rsid w:val="006D4BBD"/>
    <w:rsid w:val="006E42D7"/>
    <w:rsid w:val="006F0141"/>
    <w:rsid w:val="006F6CEC"/>
    <w:rsid w:val="00710BFB"/>
    <w:rsid w:val="00711299"/>
    <w:rsid w:val="00713544"/>
    <w:rsid w:val="0072315F"/>
    <w:rsid w:val="00742B79"/>
    <w:rsid w:val="007524C0"/>
    <w:rsid w:val="00762A20"/>
    <w:rsid w:val="00767F0B"/>
    <w:rsid w:val="007708B0"/>
    <w:rsid w:val="00773363"/>
    <w:rsid w:val="007769EF"/>
    <w:rsid w:val="007776A1"/>
    <w:rsid w:val="00783F43"/>
    <w:rsid w:val="00784145"/>
    <w:rsid w:val="0079392B"/>
    <w:rsid w:val="007A7044"/>
    <w:rsid w:val="007B7BB5"/>
    <w:rsid w:val="007C2BA5"/>
    <w:rsid w:val="007D61BA"/>
    <w:rsid w:val="007E290A"/>
    <w:rsid w:val="007F2B33"/>
    <w:rsid w:val="007F594E"/>
    <w:rsid w:val="00801788"/>
    <w:rsid w:val="00810D5E"/>
    <w:rsid w:val="00831B1B"/>
    <w:rsid w:val="00836EE1"/>
    <w:rsid w:val="0084648B"/>
    <w:rsid w:val="008534DB"/>
    <w:rsid w:val="008535F8"/>
    <w:rsid w:val="00857C63"/>
    <w:rsid w:val="00857E63"/>
    <w:rsid w:val="0086152E"/>
    <w:rsid w:val="00874033"/>
    <w:rsid w:val="00877513"/>
    <w:rsid w:val="00882963"/>
    <w:rsid w:val="0089356F"/>
    <w:rsid w:val="008A373D"/>
    <w:rsid w:val="008C2954"/>
    <w:rsid w:val="008C578D"/>
    <w:rsid w:val="008C599A"/>
    <w:rsid w:val="008D1F86"/>
    <w:rsid w:val="008D3F2B"/>
    <w:rsid w:val="008E15D1"/>
    <w:rsid w:val="008E2EA9"/>
    <w:rsid w:val="008E344D"/>
    <w:rsid w:val="008F005A"/>
    <w:rsid w:val="008F0D3D"/>
    <w:rsid w:val="008F788D"/>
    <w:rsid w:val="008F7A4F"/>
    <w:rsid w:val="009008C4"/>
    <w:rsid w:val="00906434"/>
    <w:rsid w:val="0091404D"/>
    <w:rsid w:val="00914B94"/>
    <w:rsid w:val="009247AD"/>
    <w:rsid w:val="0093450F"/>
    <w:rsid w:val="00936A34"/>
    <w:rsid w:val="00936AB6"/>
    <w:rsid w:val="00946094"/>
    <w:rsid w:val="00947464"/>
    <w:rsid w:val="009562FC"/>
    <w:rsid w:val="0096099B"/>
    <w:rsid w:val="0096101B"/>
    <w:rsid w:val="0098161E"/>
    <w:rsid w:val="00986634"/>
    <w:rsid w:val="009B6F1B"/>
    <w:rsid w:val="009C6E72"/>
    <w:rsid w:val="009C6EDF"/>
    <w:rsid w:val="009D300A"/>
    <w:rsid w:val="009E10FD"/>
    <w:rsid w:val="009F0E69"/>
    <w:rsid w:val="009F1E4C"/>
    <w:rsid w:val="00A03933"/>
    <w:rsid w:val="00A14BF4"/>
    <w:rsid w:val="00A244FC"/>
    <w:rsid w:val="00A41AD5"/>
    <w:rsid w:val="00A4433A"/>
    <w:rsid w:val="00A5441D"/>
    <w:rsid w:val="00A548BE"/>
    <w:rsid w:val="00A64774"/>
    <w:rsid w:val="00A869B6"/>
    <w:rsid w:val="00A96372"/>
    <w:rsid w:val="00AA5753"/>
    <w:rsid w:val="00AB0023"/>
    <w:rsid w:val="00AC25D2"/>
    <w:rsid w:val="00AC2D47"/>
    <w:rsid w:val="00AD231F"/>
    <w:rsid w:val="00B07416"/>
    <w:rsid w:val="00B2012A"/>
    <w:rsid w:val="00B34844"/>
    <w:rsid w:val="00B42ACD"/>
    <w:rsid w:val="00B4302D"/>
    <w:rsid w:val="00B60504"/>
    <w:rsid w:val="00B640E9"/>
    <w:rsid w:val="00B75D0B"/>
    <w:rsid w:val="00B8742F"/>
    <w:rsid w:val="00B90F49"/>
    <w:rsid w:val="00B93ED9"/>
    <w:rsid w:val="00BA4FEC"/>
    <w:rsid w:val="00BA5F51"/>
    <w:rsid w:val="00BA7902"/>
    <w:rsid w:val="00BB2BD9"/>
    <w:rsid w:val="00BB5C99"/>
    <w:rsid w:val="00BB5D1E"/>
    <w:rsid w:val="00BC52D3"/>
    <w:rsid w:val="00BD3A03"/>
    <w:rsid w:val="00BD7EE7"/>
    <w:rsid w:val="00BE30FC"/>
    <w:rsid w:val="00BE5906"/>
    <w:rsid w:val="00BF5E80"/>
    <w:rsid w:val="00C04FBB"/>
    <w:rsid w:val="00C12EC4"/>
    <w:rsid w:val="00C14DFB"/>
    <w:rsid w:val="00C27F69"/>
    <w:rsid w:val="00C33CFC"/>
    <w:rsid w:val="00C47782"/>
    <w:rsid w:val="00C530F8"/>
    <w:rsid w:val="00C5712C"/>
    <w:rsid w:val="00C620C5"/>
    <w:rsid w:val="00C62AB8"/>
    <w:rsid w:val="00C6429E"/>
    <w:rsid w:val="00C669F9"/>
    <w:rsid w:val="00C870FB"/>
    <w:rsid w:val="00CB12CF"/>
    <w:rsid w:val="00CC301C"/>
    <w:rsid w:val="00CC6DE7"/>
    <w:rsid w:val="00CD010F"/>
    <w:rsid w:val="00CD0F5A"/>
    <w:rsid w:val="00CD1D22"/>
    <w:rsid w:val="00CE147D"/>
    <w:rsid w:val="00CE7070"/>
    <w:rsid w:val="00CF03B9"/>
    <w:rsid w:val="00CF133B"/>
    <w:rsid w:val="00CF7A30"/>
    <w:rsid w:val="00D164A7"/>
    <w:rsid w:val="00D21406"/>
    <w:rsid w:val="00D22A8B"/>
    <w:rsid w:val="00D2542F"/>
    <w:rsid w:val="00D25D59"/>
    <w:rsid w:val="00D26154"/>
    <w:rsid w:val="00D3486E"/>
    <w:rsid w:val="00D352E4"/>
    <w:rsid w:val="00D35E0F"/>
    <w:rsid w:val="00D40E82"/>
    <w:rsid w:val="00D422C6"/>
    <w:rsid w:val="00D761F9"/>
    <w:rsid w:val="00D80ED1"/>
    <w:rsid w:val="00D86024"/>
    <w:rsid w:val="00D867C9"/>
    <w:rsid w:val="00D87847"/>
    <w:rsid w:val="00D92DDA"/>
    <w:rsid w:val="00D97391"/>
    <w:rsid w:val="00DB2376"/>
    <w:rsid w:val="00DB4910"/>
    <w:rsid w:val="00DB6D59"/>
    <w:rsid w:val="00DC65F5"/>
    <w:rsid w:val="00DD4616"/>
    <w:rsid w:val="00DE3045"/>
    <w:rsid w:val="00DF7C52"/>
    <w:rsid w:val="00E034E2"/>
    <w:rsid w:val="00E0469E"/>
    <w:rsid w:val="00E12C2E"/>
    <w:rsid w:val="00E150B5"/>
    <w:rsid w:val="00E171E4"/>
    <w:rsid w:val="00E256F6"/>
    <w:rsid w:val="00E30C95"/>
    <w:rsid w:val="00E40EF0"/>
    <w:rsid w:val="00E5476F"/>
    <w:rsid w:val="00E56289"/>
    <w:rsid w:val="00E5670D"/>
    <w:rsid w:val="00E629AA"/>
    <w:rsid w:val="00E72F70"/>
    <w:rsid w:val="00E87D64"/>
    <w:rsid w:val="00EB5C15"/>
    <w:rsid w:val="00EC2419"/>
    <w:rsid w:val="00EC3760"/>
    <w:rsid w:val="00ED161C"/>
    <w:rsid w:val="00ED51A8"/>
    <w:rsid w:val="00EE13F7"/>
    <w:rsid w:val="00EE39AA"/>
    <w:rsid w:val="00EF56A0"/>
    <w:rsid w:val="00F108B8"/>
    <w:rsid w:val="00F152BC"/>
    <w:rsid w:val="00F21E6F"/>
    <w:rsid w:val="00F322DD"/>
    <w:rsid w:val="00F4684A"/>
    <w:rsid w:val="00F5115E"/>
    <w:rsid w:val="00F530B3"/>
    <w:rsid w:val="00F55E3F"/>
    <w:rsid w:val="00F62B99"/>
    <w:rsid w:val="00F70F58"/>
    <w:rsid w:val="00F71CE9"/>
    <w:rsid w:val="00F85801"/>
    <w:rsid w:val="00F864CC"/>
    <w:rsid w:val="00F913B1"/>
    <w:rsid w:val="00FA4CA1"/>
    <w:rsid w:val="00FB27A9"/>
    <w:rsid w:val="00FB42AE"/>
    <w:rsid w:val="00FB5C02"/>
    <w:rsid w:val="00FB6717"/>
    <w:rsid w:val="00FB7BD5"/>
    <w:rsid w:val="00FE0BB7"/>
    <w:rsid w:val="00FE57C8"/>
    <w:rsid w:val="00FE76D9"/>
    <w:rsid w:val="00FF2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f6e7"/>
      <o:colormenu v:ext="edit" fillcolor="none [3212]"/>
    </o:shapedefaults>
    <o:shapelayout v:ext="edit">
      <o:idmap v:ext="edit" data="2"/>
    </o:shapelayout>
  </w:shapeDefaults>
  <w:decimalSymbol w:val="."/>
  <w:listSeparator w:val=","/>
  <w14:docId w14:val="76552582"/>
  <w15:chartTrackingRefBased/>
  <w15:docId w15:val="{A15E200A-63D6-4937-AE52-58A1B80D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10"/>
  </w:style>
  <w:style w:type="paragraph" w:styleId="Heading1">
    <w:name w:val="heading 1"/>
    <w:basedOn w:val="Normal"/>
    <w:next w:val="Normal"/>
    <w:link w:val="Heading1Char"/>
    <w:uiPriority w:val="9"/>
    <w:qFormat/>
    <w:rsid w:val="00D35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10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47D"/>
    <w:pPr>
      <w:ind w:left="720"/>
      <w:contextualSpacing/>
    </w:pPr>
  </w:style>
  <w:style w:type="paragraph" w:styleId="Header">
    <w:name w:val="header"/>
    <w:basedOn w:val="Normal"/>
    <w:link w:val="HeaderChar"/>
    <w:uiPriority w:val="99"/>
    <w:unhideWhenUsed/>
    <w:rsid w:val="00F32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DD"/>
  </w:style>
  <w:style w:type="paragraph" w:styleId="Footer">
    <w:name w:val="footer"/>
    <w:basedOn w:val="Normal"/>
    <w:link w:val="FooterChar"/>
    <w:uiPriority w:val="99"/>
    <w:unhideWhenUsed/>
    <w:rsid w:val="00F32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DD"/>
  </w:style>
  <w:style w:type="character" w:styleId="CommentReference">
    <w:name w:val="annotation reference"/>
    <w:basedOn w:val="DefaultParagraphFont"/>
    <w:uiPriority w:val="99"/>
    <w:semiHidden/>
    <w:unhideWhenUsed/>
    <w:rsid w:val="004578E8"/>
    <w:rPr>
      <w:sz w:val="16"/>
      <w:szCs w:val="16"/>
    </w:rPr>
  </w:style>
  <w:style w:type="paragraph" w:styleId="CommentText">
    <w:name w:val="annotation text"/>
    <w:basedOn w:val="Normal"/>
    <w:link w:val="CommentTextChar"/>
    <w:uiPriority w:val="99"/>
    <w:unhideWhenUsed/>
    <w:rsid w:val="004578E8"/>
    <w:pPr>
      <w:spacing w:line="240" w:lineRule="auto"/>
    </w:pPr>
    <w:rPr>
      <w:sz w:val="20"/>
      <w:szCs w:val="20"/>
    </w:rPr>
  </w:style>
  <w:style w:type="character" w:customStyle="1" w:styleId="CommentTextChar">
    <w:name w:val="Comment Text Char"/>
    <w:basedOn w:val="DefaultParagraphFont"/>
    <w:link w:val="CommentText"/>
    <w:uiPriority w:val="99"/>
    <w:rsid w:val="004578E8"/>
    <w:rPr>
      <w:sz w:val="20"/>
      <w:szCs w:val="20"/>
    </w:rPr>
  </w:style>
  <w:style w:type="paragraph" w:styleId="CommentSubject">
    <w:name w:val="annotation subject"/>
    <w:basedOn w:val="CommentText"/>
    <w:next w:val="CommentText"/>
    <w:link w:val="CommentSubjectChar"/>
    <w:uiPriority w:val="99"/>
    <w:semiHidden/>
    <w:unhideWhenUsed/>
    <w:rsid w:val="004578E8"/>
    <w:rPr>
      <w:b/>
      <w:bCs/>
    </w:rPr>
  </w:style>
  <w:style w:type="character" w:customStyle="1" w:styleId="CommentSubjectChar">
    <w:name w:val="Comment Subject Char"/>
    <w:basedOn w:val="CommentTextChar"/>
    <w:link w:val="CommentSubject"/>
    <w:uiPriority w:val="99"/>
    <w:semiHidden/>
    <w:rsid w:val="004578E8"/>
    <w:rPr>
      <w:b/>
      <w:bCs/>
      <w:sz w:val="20"/>
      <w:szCs w:val="20"/>
    </w:rPr>
  </w:style>
  <w:style w:type="character" w:styleId="Hyperlink">
    <w:name w:val="Hyperlink"/>
    <w:basedOn w:val="DefaultParagraphFont"/>
    <w:uiPriority w:val="99"/>
    <w:unhideWhenUsed/>
    <w:rsid w:val="001A6DAA"/>
    <w:rPr>
      <w:color w:val="0563C1" w:themeColor="hyperlink"/>
      <w:u w:val="single"/>
    </w:rPr>
  </w:style>
  <w:style w:type="character" w:styleId="UnresolvedMention">
    <w:name w:val="Unresolved Mention"/>
    <w:basedOn w:val="DefaultParagraphFont"/>
    <w:uiPriority w:val="99"/>
    <w:semiHidden/>
    <w:unhideWhenUsed/>
    <w:rsid w:val="001A6DAA"/>
    <w:rPr>
      <w:color w:val="605E5C"/>
      <w:shd w:val="clear" w:color="auto" w:fill="E1DFDD"/>
    </w:rPr>
  </w:style>
  <w:style w:type="table" w:styleId="TableGrid">
    <w:name w:val="Table Grid"/>
    <w:basedOn w:val="TableNormal"/>
    <w:uiPriority w:val="39"/>
    <w:rsid w:val="00A5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ylfaen" w:hAnsi="Sylfaen"/>
        <w:b w:val="0"/>
        <w:i/>
        <w:color w:val="410C01"/>
        <w:sz w:val="22"/>
      </w:rPr>
    </w:tblStylePr>
  </w:style>
  <w:style w:type="paragraph" w:styleId="Caption">
    <w:name w:val="caption"/>
    <w:basedOn w:val="Normal"/>
    <w:next w:val="Normal"/>
    <w:uiPriority w:val="35"/>
    <w:unhideWhenUsed/>
    <w:qFormat/>
    <w:rsid w:val="006467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E10FD"/>
    <w:rPr>
      <w:rFonts w:ascii="Times New Roman" w:eastAsia="Times New Roman" w:hAnsi="Times New Roman" w:cs="Times New Roman"/>
      <w:b/>
      <w:bCs/>
      <w:sz w:val="36"/>
      <w:szCs w:val="36"/>
    </w:rPr>
  </w:style>
  <w:style w:type="paragraph" w:styleId="NormalWeb">
    <w:name w:val="Normal (Web)"/>
    <w:basedOn w:val="Normal"/>
    <w:uiPriority w:val="99"/>
    <w:unhideWhenUsed/>
    <w:rsid w:val="009E10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10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E10FD"/>
    <w:rPr>
      <w:b/>
      <w:bCs/>
    </w:rPr>
  </w:style>
  <w:style w:type="paragraph" w:styleId="z-TopofForm">
    <w:name w:val="HTML Top of Form"/>
    <w:basedOn w:val="Normal"/>
    <w:next w:val="Normal"/>
    <w:link w:val="z-TopofFormChar"/>
    <w:hidden/>
    <w:uiPriority w:val="99"/>
    <w:semiHidden/>
    <w:unhideWhenUsed/>
    <w:rsid w:val="0003537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53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537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537F"/>
    <w:rPr>
      <w:rFonts w:ascii="Arial" w:hAnsi="Arial" w:cs="Arial"/>
      <w:vanish/>
      <w:sz w:val="16"/>
      <w:szCs w:val="16"/>
    </w:rPr>
  </w:style>
  <w:style w:type="paragraph" w:customStyle="1" w:styleId="instructionlistitem">
    <w:name w:val="instructionlistitem"/>
    <w:basedOn w:val="Normal"/>
    <w:rsid w:val="0003537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933AE"/>
    <w:rPr>
      <w:color w:val="808080"/>
    </w:rPr>
  </w:style>
  <w:style w:type="paragraph" w:customStyle="1" w:styleId="Style1">
    <w:name w:val="Style1"/>
    <w:basedOn w:val="Normal"/>
    <w:link w:val="Style1Char"/>
    <w:qFormat/>
    <w:rsid w:val="00D352E4"/>
    <w:pPr>
      <w:jc w:val="center"/>
    </w:pPr>
    <w:rPr>
      <w:rFonts w:ascii="Sylfaen" w:hAnsi="Sylfaen"/>
      <w:b/>
      <w:bCs/>
      <w:color w:val="410C01"/>
      <w:sz w:val="20"/>
      <w:szCs w:val="20"/>
    </w:rPr>
  </w:style>
  <w:style w:type="paragraph" w:customStyle="1" w:styleId="Style10">
    <w:name w:val="Style 1"/>
    <w:basedOn w:val="Header"/>
    <w:link w:val="Style1Char0"/>
    <w:qFormat/>
    <w:rsid w:val="00D352E4"/>
    <w:pPr>
      <w:jc w:val="center"/>
    </w:pPr>
    <w:rPr>
      <w:rFonts w:ascii="Sylfaen" w:hAnsi="Sylfaen"/>
      <w:b/>
      <w:bCs/>
      <w:color w:val="410C01"/>
      <w:sz w:val="24"/>
      <w:szCs w:val="24"/>
    </w:rPr>
  </w:style>
  <w:style w:type="character" w:customStyle="1" w:styleId="Style1Char">
    <w:name w:val="Style1 Char"/>
    <w:basedOn w:val="DefaultParagraphFont"/>
    <w:link w:val="Style1"/>
    <w:rsid w:val="00D352E4"/>
    <w:rPr>
      <w:rFonts w:ascii="Sylfaen" w:hAnsi="Sylfaen"/>
      <w:b/>
      <w:bCs/>
      <w:color w:val="410C01"/>
      <w:sz w:val="20"/>
      <w:szCs w:val="20"/>
    </w:rPr>
  </w:style>
  <w:style w:type="paragraph" w:customStyle="1" w:styleId="Style2">
    <w:name w:val="Style2"/>
    <w:basedOn w:val="Normal"/>
    <w:link w:val="Style2Char"/>
    <w:qFormat/>
    <w:rsid w:val="00D352E4"/>
    <w:pPr>
      <w:jc w:val="center"/>
    </w:pPr>
    <w:rPr>
      <w:rFonts w:ascii="Sylfaen" w:hAnsi="Sylfaen"/>
      <w:b/>
      <w:bCs/>
      <w:color w:val="410C01"/>
      <w:sz w:val="20"/>
      <w:szCs w:val="20"/>
    </w:rPr>
  </w:style>
  <w:style w:type="character" w:customStyle="1" w:styleId="Style1Char0">
    <w:name w:val="Style 1 Char"/>
    <w:basedOn w:val="HeaderChar"/>
    <w:link w:val="Style10"/>
    <w:rsid w:val="00D352E4"/>
    <w:rPr>
      <w:rFonts w:ascii="Sylfaen" w:hAnsi="Sylfaen"/>
      <w:b/>
      <w:bCs/>
      <w:color w:val="410C01"/>
      <w:sz w:val="24"/>
      <w:szCs w:val="24"/>
    </w:rPr>
  </w:style>
  <w:style w:type="character" w:customStyle="1" w:styleId="Heading1Char">
    <w:name w:val="Heading 1 Char"/>
    <w:basedOn w:val="DefaultParagraphFont"/>
    <w:link w:val="Heading1"/>
    <w:uiPriority w:val="9"/>
    <w:rsid w:val="00D352E4"/>
    <w:rPr>
      <w:rFonts w:asciiTheme="majorHAnsi" w:eastAsiaTheme="majorEastAsia" w:hAnsiTheme="majorHAnsi" w:cstheme="majorBidi"/>
      <w:color w:val="2F5496" w:themeColor="accent1" w:themeShade="BF"/>
      <w:sz w:val="32"/>
      <w:szCs w:val="32"/>
    </w:rPr>
  </w:style>
  <w:style w:type="character" w:customStyle="1" w:styleId="Style2Char">
    <w:name w:val="Style2 Char"/>
    <w:basedOn w:val="DefaultParagraphFont"/>
    <w:link w:val="Style2"/>
    <w:rsid w:val="00D352E4"/>
    <w:rPr>
      <w:rFonts w:ascii="Sylfaen" w:hAnsi="Sylfaen"/>
      <w:b/>
      <w:bCs/>
      <w:color w:val="410C01"/>
      <w:sz w:val="20"/>
      <w:szCs w:val="20"/>
    </w:rPr>
  </w:style>
  <w:style w:type="character" w:styleId="FollowedHyperlink">
    <w:name w:val="FollowedHyperlink"/>
    <w:basedOn w:val="DefaultParagraphFont"/>
    <w:uiPriority w:val="99"/>
    <w:semiHidden/>
    <w:unhideWhenUsed/>
    <w:rsid w:val="00857C63"/>
    <w:rPr>
      <w:color w:val="954F72" w:themeColor="followedHyperlink"/>
      <w:u w:val="single"/>
    </w:rPr>
  </w:style>
  <w:style w:type="paragraph" w:styleId="FootnoteText">
    <w:name w:val="footnote text"/>
    <w:basedOn w:val="Normal"/>
    <w:link w:val="FootnoteTextChar"/>
    <w:uiPriority w:val="99"/>
    <w:semiHidden/>
    <w:unhideWhenUsed/>
    <w:rsid w:val="009F1E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E4C"/>
    <w:rPr>
      <w:sz w:val="20"/>
      <w:szCs w:val="20"/>
    </w:rPr>
  </w:style>
  <w:style w:type="character" w:styleId="FootnoteReference">
    <w:name w:val="footnote reference"/>
    <w:basedOn w:val="DefaultParagraphFont"/>
    <w:uiPriority w:val="99"/>
    <w:semiHidden/>
    <w:unhideWhenUsed/>
    <w:rsid w:val="009F1E4C"/>
    <w:rPr>
      <w:vertAlign w:val="superscript"/>
    </w:rPr>
  </w:style>
  <w:style w:type="paragraph" w:styleId="Revision">
    <w:name w:val="Revision"/>
    <w:hidden/>
    <w:uiPriority w:val="99"/>
    <w:semiHidden/>
    <w:rsid w:val="00F864C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306941">
      <w:bodyDiv w:val="1"/>
      <w:marLeft w:val="0"/>
      <w:marRight w:val="0"/>
      <w:marTop w:val="0"/>
      <w:marBottom w:val="0"/>
      <w:divBdr>
        <w:top w:val="none" w:sz="0" w:space="0" w:color="auto"/>
        <w:left w:val="none" w:sz="0" w:space="0" w:color="auto"/>
        <w:bottom w:val="none" w:sz="0" w:space="0" w:color="auto"/>
        <w:right w:val="none" w:sz="0" w:space="0" w:color="auto"/>
      </w:divBdr>
    </w:div>
    <w:div w:id="348455221">
      <w:bodyDiv w:val="1"/>
      <w:marLeft w:val="0"/>
      <w:marRight w:val="0"/>
      <w:marTop w:val="0"/>
      <w:marBottom w:val="0"/>
      <w:divBdr>
        <w:top w:val="none" w:sz="0" w:space="0" w:color="auto"/>
        <w:left w:val="none" w:sz="0" w:space="0" w:color="auto"/>
        <w:bottom w:val="none" w:sz="0" w:space="0" w:color="auto"/>
        <w:right w:val="none" w:sz="0" w:space="0" w:color="auto"/>
      </w:divBdr>
    </w:div>
    <w:div w:id="526219672">
      <w:bodyDiv w:val="1"/>
      <w:marLeft w:val="0"/>
      <w:marRight w:val="0"/>
      <w:marTop w:val="0"/>
      <w:marBottom w:val="0"/>
      <w:divBdr>
        <w:top w:val="none" w:sz="0" w:space="0" w:color="auto"/>
        <w:left w:val="none" w:sz="0" w:space="0" w:color="auto"/>
        <w:bottom w:val="none" w:sz="0" w:space="0" w:color="auto"/>
        <w:right w:val="none" w:sz="0" w:space="0" w:color="auto"/>
      </w:divBdr>
    </w:div>
    <w:div w:id="579752643">
      <w:bodyDiv w:val="1"/>
      <w:marLeft w:val="0"/>
      <w:marRight w:val="0"/>
      <w:marTop w:val="0"/>
      <w:marBottom w:val="0"/>
      <w:divBdr>
        <w:top w:val="none" w:sz="0" w:space="0" w:color="auto"/>
        <w:left w:val="none" w:sz="0" w:space="0" w:color="auto"/>
        <w:bottom w:val="none" w:sz="0" w:space="0" w:color="auto"/>
        <w:right w:val="none" w:sz="0" w:space="0" w:color="auto"/>
      </w:divBdr>
    </w:div>
    <w:div w:id="636228366">
      <w:bodyDiv w:val="1"/>
      <w:marLeft w:val="0"/>
      <w:marRight w:val="0"/>
      <w:marTop w:val="0"/>
      <w:marBottom w:val="0"/>
      <w:divBdr>
        <w:top w:val="none" w:sz="0" w:space="0" w:color="auto"/>
        <w:left w:val="none" w:sz="0" w:space="0" w:color="auto"/>
        <w:bottom w:val="none" w:sz="0" w:space="0" w:color="auto"/>
        <w:right w:val="none" w:sz="0" w:space="0" w:color="auto"/>
      </w:divBdr>
      <w:divsChild>
        <w:div w:id="922490439">
          <w:marLeft w:val="0"/>
          <w:marRight w:val="0"/>
          <w:marTop w:val="0"/>
          <w:marBottom w:val="0"/>
          <w:divBdr>
            <w:top w:val="none" w:sz="0" w:space="0" w:color="auto"/>
            <w:left w:val="none" w:sz="0" w:space="0" w:color="auto"/>
            <w:bottom w:val="none" w:sz="0" w:space="0" w:color="auto"/>
            <w:right w:val="none" w:sz="0" w:space="0" w:color="auto"/>
          </w:divBdr>
        </w:div>
      </w:divsChild>
    </w:div>
    <w:div w:id="640769797">
      <w:bodyDiv w:val="1"/>
      <w:marLeft w:val="0"/>
      <w:marRight w:val="0"/>
      <w:marTop w:val="0"/>
      <w:marBottom w:val="0"/>
      <w:divBdr>
        <w:top w:val="none" w:sz="0" w:space="0" w:color="auto"/>
        <w:left w:val="none" w:sz="0" w:space="0" w:color="auto"/>
        <w:bottom w:val="none" w:sz="0" w:space="0" w:color="auto"/>
        <w:right w:val="none" w:sz="0" w:space="0" w:color="auto"/>
      </w:divBdr>
    </w:div>
    <w:div w:id="641663228">
      <w:bodyDiv w:val="1"/>
      <w:marLeft w:val="0"/>
      <w:marRight w:val="0"/>
      <w:marTop w:val="0"/>
      <w:marBottom w:val="0"/>
      <w:divBdr>
        <w:top w:val="none" w:sz="0" w:space="0" w:color="auto"/>
        <w:left w:val="none" w:sz="0" w:space="0" w:color="auto"/>
        <w:bottom w:val="none" w:sz="0" w:space="0" w:color="auto"/>
        <w:right w:val="none" w:sz="0" w:space="0" w:color="auto"/>
      </w:divBdr>
      <w:divsChild>
        <w:div w:id="1828091516">
          <w:marLeft w:val="0"/>
          <w:marRight w:val="0"/>
          <w:marTop w:val="0"/>
          <w:marBottom w:val="0"/>
          <w:divBdr>
            <w:top w:val="none" w:sz="0" w:space="0" w:color="auto"/>
            <w:left w:val="none" w:sz="0" w:space="0" w:color="auto"/>
            <w:bottom w:val="none" w:sz="0" w:space="0" w:color="auto"/>
            <w:right w:val="none" w:sz="0" w:space="0" w:color="auto"/>
          </w:divBdr>
        </w:div>
      </w:divsChild>
    </w:div>
    <w:div w:id="705061081">
      <w:bodyDiv w:val="1"/>
      <w:marLeft w:val="0"/>
      <w:marRight w:val="0"/>
      <w:marTop w:val="0"/>
      <w:marBottom w:val="0"/>
      <w:divBdr>
        <w:top w:val="none" w:sz="0" w:space="0" w:color="auto"/>
        <w:left w:val="none" w:sz="0" w:space="0" w:color="auto"/>
        <w:bottom w:val="none" w:sz="0" w:space="0" w:color="auto"/>
        <w:right w:val="none" w:sz="0" w:space="0" w:color="auto"/>
      </w:divBdr>
      <w:divsChild>
        <w:div w:id="1348214157">
          <w:marLeft w:val="480"/>
          <w:marRight w:val="0"/>
          <w:marTop w:val="0"/>
          <w:marBottom w:val="0"/>
          <w:divBdr>
            <w:top w:val="none" w:sz="0" w:space="0" w:color="auto"/>
            <w:left w:val="none" w:sz="0" w:space="0" w:color="auto"/>
            <w:bottom w:val="none" w:sz="0" w:space="0" w:color="auto"/>
            <w:right w:val="none" w:sz="0" w:space="0" w:color="auto"/>
          </w:divBdr>
          <w:divsChild>
            <w:div w:id="868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808">
      <w:bodyDiv w:val="1"/>
      <w:marLeft w:val="0"/>
      <w:marRight w:val="0"/>
      <w:marTop w:val="0"/>
      <w:marBottom w:val="0"/>
      <w:divBdr>
        <w:top w:val="none" w:sz="0" w:space="0" w:color="auto"/>
        <w:left w:val="none" w:sz="0" w:space="0" w:color="auto"/>
        <w:bottom w:val="none" w:sz="0" w:space="0" w:color="auto"/>
        <w:right w:val="none" w:sz="0" w:space="0" w:color="auto"/>
      </w:divBdr>
    </w:div>
    <w:div w:id="951400557">
      <w:bodyDiv w:val="1"/>
      <w:marLeft w:val="0"/>
      <w:marRight w:val="0"/>
      <w:marTop w:val="0"/>
      <w:marBottom w:val="0"/>
      <w:divBdr>
        <w:top w:val="none" w:sz="0" w:space="0" w:color="auto"/>
        <w:left w:val="none" w:sz="0" w:space="0" w:color="auto"/>
        <w:bottom w:val="none" w:sz="0" w:space="0" w:color="auto"/>
        <w:right w:val="none" w:sz="0" w:space="0" w:color="auto"/>
      </w:divBdr>
    </w:div>
    <w:div w:id="995570380">
      <w:bodyDiv w:val="1"/>
      <w:marLeft w:val="0"/>
      <w:marRight w:val="0"/>
      <w:marTop w:val="0"/>
      <w:marBottom w:val="0"/>
      <w:divBdr>
        <w:top w:val="none" w:sz="0" w:space="0" w:color="auto"/>
        <w:left w:val="none" w:sz="0" w:space="0" w:color="auto"/>
        <w:bottom w:val="none" w:sz="0" w:space="0" w:color="auto"/>
        <w:right w:val="none" w:sz="0" w:space="0" w:color="auto"/>
      </w:divBdr>
    </w:div>
    <w:div w:id="1000541848">
      <w:bodyDiv w:val="1"/>
      <w:marLeft w:val="0"/>
      <w:marRight w:val="0"/>
      <w:marTop w:val="0"/>
      <w:marBottom w:val="0"/>
      <w:divBdr>
        <w:top w:val="none" w:sz="0" w:space="0" w:color="auto"/>
        <w:left w:val="none" w:sz="0" w:space="0" w:color="auto"/>
        <w:bottom w:val="none" w:sz="0" w:space="0" w:color="auto"/>
        <w:right w:val="none" w:sz="0" w:space="0" w:color="auto"/>
      </w:divBdr>
    </w:div>
    <w:div w:id="1259682556">
      <w:bodyDiv w:val="1"/>
      <w:marLeft w:val="0"/>
      <w:marRight w:val="0"/>
      <w:marTop w:val="0"/>
      <w:marBottom w:val="0"/>
      <w:divBdr>
        <w:top w:val="none" w:sz="0" w:space="0" w:color="auto"/>
        <w:left w:val="none" w:sz="0" w:space="0" w:color="auto"/>
        <w:bottom w:val="none" w:sz="0" w:space="0" w:color="auto"/>
        <w:right w:val="none" w:sz="0" w:space="0" w:color="auto"/>
      </w:divBdr>
    </w:div>
    <w:div w:id="1312061084">
      <w:bodyDiv w:val="1"/>
      <w:marLeft w:val="0"/>
      <w:marRight w:val="0"/>
      <w:marTop w:val="0"/>
      <w:marBottom w:val="0"/>
      <w:divBdr>
        <w:top w:val="none" w:sz="0" w:space="0" w:color="auto"/>
        <w:left w:val="none" w:sz="0" w:space="0" w:color="auto"/>
        <w:bottom w:val="none" w:sz="0" w:space="0" w:color="auto"/>
        <w:right w:val="none" w:sz="0" w:space="0" w:color="auto"/>
      </w:divBdr>
      <w:divsChild>
        <w:div w:id="1641113379">
          <w:marLeft w:val="0"/>
          <w:marRight w:val="0"/>
          <w:marTop w:val="0"/>
          <w:marBottom w:val="0"/>
          <w:divBdr>
            <w:top w:val="none" w:sz="0" w:space="0" w:color="auto"/>
            <w:left w:val="none" w:sz="0" w:space="0" w:color="auto"/>
            <w:bottom w:val="none" w:sz="0" w:space="0" w:color="auto"/>
            <w:right w:val="none" w:sz="0" w:space="0" w:color="auto"/>
          </w:divBdr>
          <w:divsChild>
            <w:div w:id="277490136">
              <w:marLeft w:val="0"/>
              <w:marRight w:val="0"/>
              <w:marTop w:val="0"/>
              <w:marBottom w:val="0"/>
              <w:divBdr>
                <w:top w:val="none" w:sz="0" w:space="0" w:color="auto"/>
                <w:left w:val="none" w:sz="0" w:space="0" w:color="auto"/>
                <w:bottom w:val="none" w:sz="0" w:space="0" w:color="auto"/>
                <w:right w:val="none" w:sz="0" w:space="0" w:color="auto"/>
              </w:divBdr>
              <w:divsChild>
                <w:div w:id="608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697">
      <w:bodyDiv w:val="1"/>
      <w:marLeft w:val="0"/>
      <w:marRight w:val="0"/>
      <w:marTop w:val="0"/>
      <w:marBottom w:val="0"/>
      <w:divBdr>
        <w:top w:val="none" w:sz="0" w:space="0" w:color="auto"/>
        <w:left w:val="none" w:sz="0" w:space="0" w:color="auto"/>
        <w:bottom w:val="none" w:sz="0" w:space="0" w:color="auto"/>
        <w:right w:val="none" w:sz="0" w:space="0" w:color="auto"/>
      </w:divBdr>
    </w:div>
    <w:div w:id="1349720924">
      <w:bodyDiv w:val="1"/>
      <w:marLeft w:val="0"/>
      <w:marRight w:val="0"/>
      <w:marTop w:val="0"/>
      <w:marBottom w:val="0"/>
      <w:divBdr>
        <w:top w:val="none" w:sz="0" w:space="0" w:color="auto"/>
        <w:left w:val="none" w:sz="0" w:space="0" w:color="auto"/>
        <w:bottom w:val="none" w:sz="0" w:space="0" w:color="auto"/>
        <w:right w:val="none" w:sz="0" w:space="0" w:color="auto"/>
      </w:divBdr>
    </w:div>
    <w:div w:id="1426460865">
      <w:bodyDiv w:val="1"/>
      <w:marLeft w:val="0"/>
      <w:marRight w:val="0"/>
      <w:marTop w:val="0"/>
      <w:marBottom w:val="0"/>
      <w:divBdr>
        <w:top w:val="none" w:sz="0" w:space="0" w:color="auto"/>
        <w:left w:val="none" w:sz="0" w:space="0" w:color="auto"/>
        <w:bottom w:val="none" w:sz="0" w:space="0" w:color="auto"/>
        <w:right w:val="none" w:sz="0" w:space="0" w:color="auto"/>
      </w:divBdr>
      <w:divsChild>
        <w:div w:id="1354962721">
          <w:marLeft w:val="0"/>
          <w:marRight w:val="0"/>
          <w:marTop w:val="0"/>
          <w:marBottom w:val="0"/>
          <w:divBdr>
            <w:top w:val="none" w:sz="0" w:space="0" w:color="auto"/>
            <w:left w:val="none" w:sz="0" w:space="0" w:color="auto"/>
            <w:bottom w:val="none" w:sz="0" w:space="0" w:color="auto"/>
            <w:right w:val="none" w:sz="0" w:space="0" w:color="auto"/>
          </w:divBdr>
        </w:div>
      </w:divsChild>
    </w:div>
    <w:div w:id="1447311164">
      <w:bodyDiv w:val="1"/>
      <w:marLeft w:val="0"/>
      <w:marRight w:val="0"/>
      <w:marTop w:val="0"/>
      <w:marBottom w:val="0"/>
      <w:divBdr>
        <w:top w:val="none" w:sz="0" w:space="0" w:color="auto"/>
        <w:left w:val="none" w:sz="0" w:space="0" w:color="auto"/>
        <w:bottom w:val="none" w:sz="0" w:space="0" w:color="auto"/>
        <w:right w:val="none" w:sz="0" w:space="0" w:color="auto"/>
      </w:divBdr>
    </w:div>
    <w:div w:id="1468007615">
      <w:bodyDiv w:val="1"/>
      <w:marLeft w:val="0"/>
      <w:marRight w:val="0"/>
      <w:marTop w:val="0"/>
      <w:marBottom w:val="0"/>
      <w:divBdr>
        <w:top w:val="none" w:sz="0" w:space="0" w:color="auto"/>
        <w:left w:val="none" w:sz="0" w:space="0" w:color="auto"/>
        <w:bottom w:val="none" w:sz="0" w:space="0" w:color="auto"/>
        <w:right w:val="none" w:sz="0" w:space="0" w:color="auto"/>
      </w:divBdr>
      <w:divsChild>
        <w:div w:id="1111438332">
          <w:marLeft w:val="480"/>
          <w:marRight w:val="0"/>
          <w:marTop w:val="0"/>
          <w:marBottom w:val="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152">
      <w:bodyDiv w:val="1"/>
      <w:marLeft w:val="0"/>
      <w:marRight w:val="0"/>
      <w:marTop w:val="0"/>
      <w:marBottom w:val="0"/>
      <w:divBdr>
        <w:top w:val="none" w:sz="0" w:space="0" w:color="auto"/>
        <w:left w:val="none" w:sz="0" w:space="0" w:color="auto"/>
        <w:bottom w:val="none" w:sz="0" w:space="0" w:color="auto"/>
        <w:right w:val="none" w:sz="0" w:space="0" w:color="auto"/>
      </w:divBdr>
    </w:div>
    <w:div w:id="1629050290">
      <w:bodyDiv w:val="1"/>
      <w:marLeft w:val="0"/>
      <w:marRight w:val="0"/>
      <w:marTop w:val="0"/>
      <w:marBottom w:val="0"/>
      <w:divBdr>
        <w:top w:val="none" w:sz="0" w:space="0" w:color="auto"/>
        <w:left w:val="none" w:sz="0" w:space="0" w:color="auto"/>
        <w:bottom w:val="none" w:sz="0" w:space="0" w:color="auto"/>
        <w:right w:val="none" w:sz="0" w:space="0" w:color="auto"/>
      </w:divBdr>
    </w:div>
    <w:div w:id="1656302957">
      <w:bodyDiv w:val="1"/>
      <w:marLeft w:val="0"/>
      <w:marRight w:val="0"/>
      <w:marTop w:val="0"/>
      <w:marBottom w:val="0"/>
      <w:divBdr>
        <w:top w:val="none" w:sz="0" w:space="0" w:color="auto"/>
        <w:left w:val="none" w:sz="0" w:space="0" w:color="auto"/>
        <w:bottom w:val="none" w:sz="0" w:space="0" w:color="auto"/>
        <w:right w:val="none" w:sz="0" w:space="0" w:color="auto"/>
      </w:divBdr>
    </w:div>
    <w:div w:id="1791242810">
      <w:bodyDiv w:val="1"/>
      <w:marLeft w:val="0"/>
      <w:marRight w:val="0"/>
      <w:marTop w:val="0"/>
      <w:marBottom w:val="0"/>
      <w:divBdr>
        <w:top w:val="none" w:sz="0" w:space="0" w:color="auto"/>
        <w:left w:val="none" w:sz="0" w:space="0" w:color="auto"/>
        <w:bottom w:val="none" w:sz="0" w:space="0" w:color="auto"/>
        <w:right w:val="none" w:sz="0" w:space="0" w:color="auto"/>
      </w:divBdr>
    </w:div>
    <w:div w:id="1959989238">
      <w:bodyDiv w:val="1"/>
      <w:marLeft w:val="0"/>
      <w:marRight w:val="0"/>
      <w:marTop w:val="0"/>
      <w:marBottom w:val="0"/>
      <w:divBdr>
        <w:top w:val="none" w:sz="0" w:space="0" w:color="auto"/>
        <w:left w:val="none" w:sz="0" w:space="0" w:color="auto"/>
        <w:bottom w:val="none" w:sz="0" w:space="0" w:color="auto"/>
        <w:right w:val="none" w:sz="0" w:space="0" w:color="auto"/>
      </w:divBdr>
    </w:div>
    <w:div w:id="1975527929">
      <w:bodyDiv w:val="1"/>
      <w:marLeft w:val="0"/>
      <w:marRight w:val="0"/>
      <w:marTop w:val="0"/>
      <w:marBottom w:val="0"/>
      <w:divBdr>
        <w:top w:val="none" w:sz="0" w:space="0" w:color="auto"/>
        <w:left w:val="none" w:sz="0" w:space="0" w:color="auto"/>
        <w:bottom w:val="none" w:sz="0" w:space="0" w:color="auto"/>
        <w:right w:val="none" w:sz="0" w:space="0" w:color="auto"/>
      </w:divBdr>
    </w:div>
    <w:div w:id="2048723958">
      <w:bodyDiv w:val="1"/>
      <w:marLeft w:val="0"/>
      <w:marRight w:val="0"/>
      <w:marTop w:val="0"/>
      <w:marBottom w:val="0"/>
      <w:divBdr>
        <w:top w:val="none" w:sz="0" w:space="0" w:color="auto"/>
        <w:left w:val="none" w:sz="0" w:space="0" w:color="auto"/>
        <w:bottom w:val="none" w:sz="0" w:space="0" w:color="auto"/>
        <w:right w:val="none" w:sz="0" w:space="0" w:color="auto"/>
      </w:divBdr>
      <w:divsChild>
        <w:div w:id="1721398370">
          <w:marLeft w:val="0"/>
          <w:marRight w:val="0"/>
          <w:marTop w:val="0"/>
          <w:marBottom w:val="0"/>
          <w:divBdr>
            <w:top w:val="none" w:sz="0" w:space="0" w:color="auto"/>
            <w:left w:val="none" w:sz="0" w:space="0" w:color="auto"/>
            <w:bottom w:val="none" w:sz="0" w:space="0" w:color="auto"/>
            <w:right w:val="none" w:sz="0" w:space="0" w:color="auto"/>
          </w:divBdr>
        </w:div>
      </w:divsChild>
    </w:div>
    <w:div w:id="2049252636">
      <w:bodyDiv w:val="1"/>
      <w:marLeft w:val="0"/>
      <w:marRight w:val="0"/>
      <w:marTop w:val="0"/>
      <w:marBottom w:val="0"/>
      <w:divBdr>
        <w:top w:val="none" w:sz="0" w:space="0" w:color="auto"/>
        <w:left w:val="none" w:sz="0" w:space="0" w:color="auto"/>
        <w:bottom w:val="none" w:sz="0" w:space="0" w:color="auto"/>
        <w:right w:val="none" w:sz="0" w:space="0" w:color="auto"/>
      </w:divBdr>
    </w:div>
    <w:div w:id="2078358374">
      <w:bodyDiv w:val="1"/>
      <w:marLeft w:val="0"/>
      <w:marRight w:val="0"/>
      <w:marTop w:val="0"/>
      <w:marBottom w:val="0"/>
      <w:divBdr>
        <w:top w:val="none" w:sz="0" w:space="0" w:color="auto"/>
        <w:left w:val="none" w:sz="0" w:space="0" w:color="auto"/>
        <w:bottom w:val="none" w:sz="0" w:space="0" w:color="auto"/>
        <w:right w:val="none" w:sz="0" w:space="0" w:color="auto"/>
      </w:divBdr>
    </w:div>
    <w:div w:id="214029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control" Target="activeX/activeX1.xml"/><Relationship Id="rId21" Type="http://schemas.openxmlformats.org/officeDocument/2006/relationships/image" Target="media/image10.png"/><Relationship Id="rId34" Type="http://schemas.openxmlformats.org/officeDocument/2006/relationships/header" Target="header1.xml"/><Relationship Id="rId42" Type="http://schemas.openxmlformats.org/officeDocument/2006/relationships/control" Target="activeX/activeX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praatvocaltoolkit.com" TargetMode="Externa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doi.org/10.1016/j.cogpsych.2016.06.007" TargetMode="External"/><Relationship Id="rId37" Type="http://schemas.openxmlformats.org/officeDocument/2006/relationships/image" Target="media/image17.png"/><Relationship Id="rId40" Type="http://schemas.openxmlformats.org/officeDocument/2006/relationships/image" Target="media/image19.wmf"/><Relationship Id="rId45" Type="http://schemas.openxmlformats.org/officeDocument/2006/relationships/hyperlink" Target="http://hlplab.wordpress.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udacityteam.org/" TargetMode="External"/><Relationship Id="rId36" Type="http://schemas.openxmlformats.org/officeDocument/2006/relationships/footer" Target="footer1.xml"/><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 TargetMode="External"/><Relationship Id="rId44" Type="http://schemas.openxmlformats.org/officeDocument/2006/relationships/hyperlink" Target="mailto:hlplab@gmail.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ddaidone.com/uploads/1/0/5/2/105292729/insert_silence_at_start_of_all_files_in_folder.txt" TargetMode="External"/><Relationship Id="rId35" Type="http://schemas.openxmlformats.org/officeDocument/2006/relationships/header" Target="header2.xml"/><Relationship Id="rId43" Type="http://schemas.openxmlformats.org/officeDocument/2006/relationships/hyperlink" Target="https://www.hlp.rochester.edu/experiments/consent/RSRB45955_Consent_2024-01-12.pdf" TargetMode="External"/><Relationship Id="rId48"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1037/a0033182" TargetMode="External"/><Relationship Id="rId38" Type="http://schemas.openxmlformats.org/officeDocument/2006/relationships/image" Target="media/image18.wmf"/><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control" Target="activeX/activeX2.xml"/><Relationship Id="rId1" Type="http://schemas.openxmlformats.org/officeDocument/2006/relationships/customXml" Target="../customXml/item1.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BAF6-85F8-404C-9C13-C674DBC3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24743</TotalTime>
  <Pages>25</Pages>
  <Words>9090</Words>
  <Characters>51815</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Sabatello, Rachel</dc:creator>
  <cp:keywords/>
  <dc:description/>
  <cp:lastModifiedBy>Rachel Sabatello</cp:lastModifiedBy>
  <cp:revision>18</cp:revision>
  <dcterms:created xsi:type="dcterms:W3CDTF">2023-05-02T19:02:00Z</dcterms:created>
  <dcterms:modified xsi:type="dcterms:W3CDTF">2024-11-29T19:34:00Z</dcterms:modified>
</cp:coreProperties>
</file>